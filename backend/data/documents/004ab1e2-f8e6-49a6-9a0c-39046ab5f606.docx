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59"/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675"/>
        <w:gridCol w:w="1701"/>
        <w:gridCol w:w="284"/>
        <w:gridCol w:w="709"/>
        <w:gridCol w:w="141"/>
        <w:gridCol w:w="527"/>
        <w:gridCol w:w="1056"/>
        <w:gridCol w:w="12"/>
        <w:gridCol w:w="236"/>
        <w:gridCol w:w="15"/>
        <w:gridCol w:w="422"/>
        <w:gridCol w:w="898"/>
        <w:gridCol w:w="803"/>
        <w:gridCol w:w="426"/>
        <w:gridCol w:w="567"/>
        <w:gridCol w:w="283"/>
        <w:gridCol w:w="265"/>
        <w:gridCol w:w="60"/>
        <w:gridCol w:w="526"/>
        <w:gridCol w:w="708"/>
        <w:gridCol w:w="368"/>
      </w:tblGrid>
      <w:tr>
        <w:trPr>
          <w:trHeight w:val="488"/>
        </w:trPr>
        <w:tc>
          <w:tcPr>
            <w:gridSpan w:val="2"/>
            <w:tcBorders>
              <w:top w:val="single" w:color="auto" w:sz="4" w:space="0"/>
            </w:tcBorders>
            <w:tcW w:w="2376" w:type="dxa"/>
            <w:vAlign w:val="bottom"/>
            <w:vMerge w:val="restart"/>
            <w:textDirection w:val="lrTb"/>
            <w:noWrap w:val="false"/>
          </w:tcPr>
          <w:p w14:paraId="0D3D1518"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会签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single" w:color="auto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 w14:paraId="563896E5">
            <w:pPr>
              <w:pBdr/>
              <w:spacing/>
              <w:ind/>
              <w:rPr/>
            </w:pPr>
            <w:r/>
            <w:r/>
          </w:p>
        </w:tc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81" w:type="dxa"/>
            <w:textDirection w:val="lrTb"/>
            <w:noWrap w:val="false"/>
          </w:tcPr>
          <w:p w14:paraId="59E5035A"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335" w:type="dxa"/>
            <w:textDirection w:val="lrTb"/>
            <w:noWrap w:val="false"/>
          </w:tcPr>
          <w:p w14:paraId="3F184C2E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3" w:type="dxa"/>
            <w:textDirection w:val="lrTb"/>
            <w:noWrap w:val="false"/>
          </w:tcPr>
          <w:p w14:paraId="1BC11C3E">
            <w:pPr>
              <w:pBdr/>
              <w:spacing/>
              <w:ind/>
              <w:rPr/>
            </w:pPr>
            <w:r/>
            <w:r/>
          </w:p>
        </w:tc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27" w:type="dxa"/>
            <w:textDirection w:val="lrTb"/>
            <w:noWrap w:val="false"/>
          </w:tcPr>
          <w:p w14:paraId="067F7485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none" w:color="000000" w:sz="4" w:space="0"/>
            </w:tcBorders>
            <w:tcW w:w="1076" w:type="dxa"/>
            <w:textDirection w:val="lrTb"/>
            <w:noWrap w:val="false"/>
          </w:tcPr>
          <w:p w14:paraId="2C1BFC65">
            <w:pPr>
              <w:pStyle w:val="878"/>
              <w:pBdr/>
              <w:spacing/>
              <w:ind w:firstLine="0" w:left="420"/>
              <w:rPr/>
            </w:pPr>
            <w:r/>
            <w:r/>
          </w:p>
        </w:tc>
      </w:tr>
      <w:tr>
        <w:trPr>
          <w:trHeight w:val="461"/>
        </w:trPr>
        <w:tc>
          <w:tcPr>
            <w:gridSpan w:val="2"/>
            <w:tcBorders/>
            <w:tcW w:w="2376" w:type="dxa"/>
            <w:vMerge w:val="continue"/>
            <w:textDirection w:val="lrTb"/>
            <w:noWrap w:val="false"/>
          </w:tcPr>
          <w:p w14:paraId="70238482"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34" w:type="dxa"/>
            <w:textDirection w:val="lrTb"/>
            <w:noWrap w:val="false"/>
          </w:tcPr>
          <w:p w14:paraId="5617ACCA">
            <w:pPr>
              <w:pBdr/>
              <w:spacing/>
              <w:ind w:firstLine="160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档号</w:t>
            </w:r>
            <w:r>
              <w:rPr>
                <w:sz w:val="32"/>
                <w:szCs w:val="32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3" w:type="dxa"/>
            <w:vAlign w:val="bottom"/>
            <w:textDirection w:val="lrTb"/>
            <w:noWrap w:val="false"/>
          </w:tcPr>
          <w:p w14:paraId="75223EC8">
            <w:pPr>
              <w:pBdr/>
              <w:spacing/>
              <w:ind/>
              <w:rPr>
                <w:sz w:val="28"/>
                <w:szCs w:val="28"/>
              </w:rPr>
            </w:pPr>
            <w:r/>
            <w:bookmarkStart w:id="0" w:name="档号"/>
            <w:r/>
            <w:bookmarkEnd w:id="0"/>
            <w:r/>
            <w:r>
              <w:rPr>
                <w:sz w:val="28"/>
                <w:szCs w:val="28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3" w:type="dxa"/>
            <w:textDirection w:val="lrTb"/>
            <w:noWrap w:val="false"/>
          </w:tcPr>
          <w:p w14:paraId="603F31F4">
            <w:pPr>
              <w:pBdr/>
              <w:spacing/>
              <w:ind w:firstLine="1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3" w:type="dxa"/>
            <w:textDirection w:val="lrTb"/>
            <w:noWrap w:val="false"/>
          </w:tcPr>
          <w:p w14:paraId="3056C0E1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3" w:type="dxa"/>
            <w:textDirection w:val="lrTb"/>
            <w:noWrap w:val="false"/>
          </w:tcPr>
          <w:p w14:paraId="4A909BD9">
            <w:pPr>
              <w:pBdr/>
              <w:spacing/>
              <w:ind/>
              <w:jc w:val="left"/>
              <w:rPr>
                <w:u w:val="single"/>
              </w:rPr>
            </w:pPr>
            <w:r>
              <w:rPr>
                <w:rFonts w:hint="eastAsia"/>
                <w:sz w:val="32"/>
                <w:szCs w:val="32"/>
              </w:rPr>
              <w:t xml:space="preserve">编号</w:t>
            </w:r>
            <w:r>
              <w:rPr>
                <w:u w:val="single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842" w:type="dxa"/>
            <w:vAlign w:val="bottom"/>
            <w:textDirection w:val="lrTb"/>
            <w:noWrap w:val="false"/>
          </w:tcPr>
          <w:p w14:paraId="3F73E04F">
            <w:pPr>
              <w:pBdr/>
              <w:spacing/>
              <w:ind/>
              <w:rPr/>
            </w:pPr>
            <w:r/>
            <w:bookmarkStart w:id="1" w:name="编号"/>
            <w:r/>
            <w:bookmarkEnd w:id="1"/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368" w:type="dxa"/>
            <w:textDirection w:val="lrTb"/>
            <w:noWrap w:val="false"/>
          </w:tcPr>
          <w:p w14:paraId="3A9BD8C8">
            <w:pPr>
              <w:pBdr/>
              <w:spacing/>
              <w:ind/>
              <w:jc w:val="left"/>
              <w:rPr>
                <w:u w:val="single"/>
              </w:rPr>
            </w:pPr>
            <w:r>
              <w:rPr>
                <w:u w:val="single"/>
              </w:rPr>
            </w:r>
            <w:r>
              <w:rPr>
                <w:u w:val="single"/>
              </w:rPr>
            </w:r>
          </w:p>
        </w:tc>
      </w:tr>
      <w:tr>
        <w:trPr>
          <w:trHeight w:val="461"/>
        </w:trPr>
        <w:tc>
          <w:tcPr>
            <w:gridSpan w:val="2"/>
            <w:tcBorders/>
            <w:tcW w:w="2376" w:type="dxa"/>
            <w:vMerge w:val="continue"/>
            <w:textDirection w:val="lrTb"/>
            <w:noWrap w:val="false"/>
          </w:tcPr>
          <w:p w14:paraId="52C9D441">
            <w:pPr>
              <w:pBdr/>
              <w:spacing/>
              <w:ind/>
              <w:rPr/>
            </w:pPr>
            <w:r/>
            <w:r/>
          </w:p>
        </w:tc>
        <w:tc>
          <w:tcPr>
            <w:gridSpan w:val="4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661" w:type="dxa"/>
            <w:textDirection w:val="lrTb"/>
            <w:noWrap w:val="false"/>
          </w:tcPr>
          <w:p w14:paraId="617562B5">
            <w:pPr>
              <w:pBdr/>
              <w:spacing/>
              <w:ind w:firstLine="160"/>
              <w:rPr>
                <w:sz w:val="32"/>
                <w:szCs w:val="32"/>
                <w:u w:val="single"/>
              </w:rPr>
            </w:pPr>
            <w:r>
              <w:rPr>
                <w:rFonts w:hint="eastAsia"/>
                <w:sz w:val="32"/>
                <w:szCs w:val="32"/>
              </w:rPr>
              <w:t xml:space="preserve">保管期限</w:t>
            </w:r>
            <w:r>
              <w:rPr>
                <w:sz w:val="32"/>
                <w:szCs w:val="32"/>
                <w:u w:val="single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319" w:type="dxa"/>
            <w:vAlign w:val="bottom"/>
            <w:textDirection w:val="lrTb"/>
            <w:noWrap w:val="false"/>
          </w:tcPr>
          <w:p w14:paraId="5B6133A2">
            <w:pPr>
              <w:pBdr/>
              <w:spacing/>
              <w:ind/>
              <w:rPr>
                <w:sz w:val="32"/>
                <w:szCs w:val="32"/>
              </w:rPr>
            </w:pPr>
            <w:r/>
            <w:bookmarkStart w:id="2" w:name="保管期限"/>
            <w:r/>
            <w:bookmarkEnd w:id="2"/>
            <w:r>
              <w:rPr>
                <w:rFonts w:hint="eastAsia"/>
                <w:sz w:val="32"/>
                <w:szCs w:val="32"/>
                <w:lang w:val="en-US" w:eastAsia="zh-CN"/>
              </w:rPr>
              <w:t xml:space="preserve">5</w:t>
            </w:r>
            <w:r>
              <w:rPr>
                <w:rFonts w:hint="eastAsia"/>
                <w:sz w:val="32"/>
                <w:szCs w:val="32"/>
              </w:rPr>
              <w:t xml:space="preserve">年</w:t>
            </w:r>
            <w:r>
              <w:rPr>
                <w:sz w:val="32"/>
                <w:szCs w:val="32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320" w:type="dxa"/>
            <w:textDirection w:val="lrTb"/>
            <w:noWrap w:val="false"/>
          </w:tcPr>
          <w:p w14:paraId="10F12447">
            <w:pPr>
              <w:pBdr/>
              <w:spacing/>
              <w:ind w:firstLine="160"/>
              <w:rPr>
                <w:sz w:val="32"/>
                <w:szCs w:val="32"/>
                <w:u w:val="single"/>
              </w:rPr>
            </w:pPr>
            <w:r>
              <w:rPr>
                <w:sz w:val="32"/>
                <w:szCs w:val="32"/>
                <w:u w:val="single"/>
              </w:rPr>
            </w:r>
            <w:r>
              <w:rPr>
                <w:sz w:val="32"/>
                <w:szCs w:val="32"/>
                <w:u w:val="singl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3" w:type="dxa"/>
            <w:textDirection w:val="lrTb"/>
            <w:noWrap w:val="false"/>
          </w:tcPr>
          <w:p w14:paraId="3FF171B2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93" w:type="dxa"/>
            <w:textDirection w:val="lrTb"/>
            <w:noWrap w:val="false"/>
          </w:tcPr>
          <w:p w14:paraId="25B77135">
            <w:pPr>
              <w:pBdr/>
              <w:spacing/>
              <w:ind/>
              <w:rPr/>
            </w:pPr>
            <w:r>
              <w:rPr>
                <w:rFonts w:hint="eastAsia"/>
                <w:sz w:val="32"/>
                <w:szCs w:val="32"/>
              </w:rPr>
              <w:t xml:space="preserve">密级</w:t>
            </w:r>
            <w:r/>
          </w:p>
        </w:tc>
        <w:tc>
          <w:tcPr>
            <w:gridSpan w:val="5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842" w:type="dxa"/>
            <w:vAlign w:val="bottom"/>
            <w:textDirection w:val="lrTb"/>
            <w:noWrap w:val="false"/>
          </w:tcPr>
          <w:p w14:paraId="1EF4D449">
            <w:pPr>
              <w:pBdr/>
              <w:spacing/>
              <w:ind/>
              <w:rPr>
                <w:sz w:val="32"/>
                <w:szCs w:val="32"/>
              </w:rPr>
            </w:pPr>
            <w:r/>
            <w:bookmarkStart w:id="3" w:name="密级"/>
            <w:r/>
            <w:bookmarkEnd w:id="3"/>
            <w:r/>
            <w:r>
              <w:rPr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368" w:type="dxa"/>
            <w:textDirection w:val="lrTb"/>
            <w:noWrap w:val="false"/>
          </w:tcPr>
          <w:p w14:paraId="7E3B730D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61"/>
        </w:trPr>
        <w:tc>
          <w:tcPr>
            <w:gridSpan w:val="2"/>
            <w:tcBorders/>
            <w:tcW w:w="2376" w:type="dxa"/>
            <w:vMerge w:val="continue"/>
            <w:textDirection w:val="lrTb"/>
            <w:noWrap w:val="false"/>
          </w:tcPr>
          <w:p w14:paraId="4FDAD86C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 w14:paraId="7DD870CC">
            <w:pPr>
              <w:pBdr/>
              <w:spacing/>
              <w:ind/>
              <w:rPr/>
            </w:pPr>
            <w:r/>
            <w:r/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81" w:type="dxa"/>
            <w:textDirection w:val="lrTb"/>
            <w:noWrap w:val="false"/>
          </w:tcPr>
          <w:p w14:paraId="55F0786A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335" w:type="dxa"/>
            <w:textDirection w:val="lrTb"/>
            <w:noWrap w:val="false"/>
          </w:tcPr>
          <w:p w14:paraId="2EC3763C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3" w:type="dxa"/>
            <w:textDirection w:val="lrTb"/>
            <w:noWrap w:val="false"/>
          </w:tcPr>
          <w:p w14:paraId="5C178238">
            <w:pPr>
              <w:pBdr/>
              <w:spacing/>
              <w:ind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01" w:type="dxa"/>
            <w:textDirection w:val="lrTb"/>
            <w:noWrap w:val="false"/>
          </w:tcPr>
          <w:p w14:paraId="03C99D65">
            <w:pPr>
              <w:pBdr/>
              <w:spacing/>
              <w:ind/>
              <w:rPr>
                <w:u w:val="single"/>
              </w:rPr>
            </w:pPr>
            <w:r>
              <w:rPr>
                <w:rFonts w:hint="eastAsia"/>
                <w:sz w:val="32"/>
                <w:szCs w:val="32"/>
              </w:rPr>
              <w:t xml:space="preserve">阶段标记</w:t>
            </w:r>
            <w:r>
              <w:rPr>
                <w:u w:val="single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34" w:type="dxa"/>
            <w:vAlign w:val="bottom"/>
            <w:textDirection w:val="lrTb"/>
            <w:noWrap w:val="false"/>
          </w:tcPr>
          <w:p w14:paraId="23F496DE">
            <w:pPr>
              <w:pBdr/>
              <w:spacing/>
              <w:ind/>
              <w:rPr>
                <w:sz w:val="32"/>
                <w:szCs w:val="32"/>
              </w:rPr>
            </w:pPr>
            <w:r/>
            <w:bookmarkStart w:id="4" w:name="阶段标记"/>
            <w:r/>
            <w:bookmarkEnd w:id="4"/>
            <w:r>
              <w:rPr>
                <w:rFonts w:hint="eastAsia"/>
                <w:sz w:val="32"/>
                <w:szCs w:val="32"/>
              </w:rPr>
              <w:t xml:space="preserve">F</w:t>
            </w:r>
            <w:r>
              <w:rPr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368" w:type="dxa"/>
            <w:textDirection w:val="lrTb"/>
            <w:noWrap w:val="false"/>
          </w:tcPr>
          <w:p w14:paraId="4CCCB97B">
            <w:pPr>
              <w:pBdr/>
              <w:spacing/>
              <w:ind/>
              <w:rPr>
                <w:u w:val="single"/>
              </w:rPr>
            </w:pPr>
            <w:r>
              <w:rPr>
                <w:u w:val="single"/>
              </w:rPr>
            </w:r>
            <w:r>
              <w:rPr>
                <w:u w:val="single"/>
              </w:rPr>
            </w:r>
          </w:p>
        </w:tc>
      </w:tr>
      <w:tr>
        <w:trPr>
          <w:trHeight w:val="461"/>
        </w:trPr>
        <w:tc>
          <w:tcPr>
            <w:gridSpan w:val="2"/>
            <w:tcBorders/>
            <w:tcW w:w="2376" w:type="dxa"/>
            <w:vMerge w:val="continue"/>
            <w:textDirection w:val="lrTb"/>
            <w:noWrap w:val="false"/>
          </w:tcPr>
          <w:p w14:paraId="55533394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284" w:type="dxa"/>
            <w:textDirection w:val="lrTb"/>
            <w:noWrap w:val="false"/>
          </w:tcPr>
          <w:p w14:paraId="41533239">
            <w:pPr>
              <w:pBdr/>
              <w:spacing/>
              <w:ind/>
              <w:rPr/>
            </w:pPr>
            <w:r/>
            <w:r/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81" w:type="dxa"/>
            <w:textDirection w:val="lrTb"/>
            <w:noWrap w:val="false"/>
          </w:tcPr>
          <w:p w14:paraId="6C3FF638"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335" w:type="dxa"/>
            <w:textDirection w:val="lrTb"/>
            <w:noWrap w:val="false"/>
          </w:tcPr>
          <w:p w14:paraId="681D994F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3" w:type="dxa"/>
            <w:textDirection w:val="lrTb"/>
            <w:noWrap w:val="false"/>
          </w:tcPr>
          <w:p w14:paraId="435ABF68">
            <w:pPr>
              <w:pBdr/>
              <w:spacing/>
              <w:ind/>
              <w:rPr/>
            </w:pPr>
            <w:r/>
            <w:r/>
          </w:p>
        </w:tc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27" w:type="dxa"/>
            <w:textDirection w:val="lrTb"/>
            <w:noWrap w:val="false"/>
          </w:tcPr>
          <w:p w14:paraId="018831E2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076" w:type="dxa"/>
            <w:textDirection w:val="lrTb"/>
            <w:noWrap w:val="false"/>
          </w:tcPr>
          <w:p w14:paraId="182F8655">
            <w:pPr>
              <w:pStyle w:val="878"/>
              <w:pBdr/>
              <w:spacing/>
              <w:ind w:firstLine="0" w:left="420"/>
              <w:rPr/>
            </w:pPr>
            <w:r/>
            <w:r/>
          </w:p>
        </w:tc>
      </w:tr>
      <w:tr>
        <w:trPr>
          <w:trHeight w:val="661"/>
        </w:trPr>
        <w:tc>
          <w:tcPr>
            <w:gridSpan w:val="2"/>
            <w:tcBorders>
              <w:bottom w:val="single" w:color="auto" w:sz="18" w:space="0"/>
            </w:tcBorders>
            <w:tcW w:w="2376" w:type="dxa"/>
            <w:vMerge w:val="continue"/>
            <w:textDirection w:val="lrTb"/>
            <w:noWrap w:val="false"/>
          </w:tcPr>
          <w:p w14:paraId="308B7210">
            <w:pPr>
              <w:pBdr/>
              <w:spacing/>
              <w:ind/>
              <w:rPr/>
            </w:pPr>
            <w:r/>
            <w:r/>
          </w:p>
        </w:tc>
        <w:tc>
          <w:tcPr>
            <w:gridSpan w:val="19"/>
            <w:tcBorders>
              <w:top w:val="none" w:color="000000" w:sz="4" w:space="0"/>
              <w:bottom w:val="none" w:color="000000" w:sz="4" w:space="0"/>
            </w:tcBorders>
            <w:tcW w:w="8306" w:type="dxa"/>
            <w:vAlign w:val="bottom"/>
            <w:textDirection w:val="lrTb"/>
            <w:noWrap w:val="false"/>
          </w:tcPr>
          <w:p w14:paraId="352D1F9E">
            <w:pPr>
              <w:pBdr/>
              <w:spacing/>
              <w:ind/>
              <w:jc w:val="center"/>
              <w:rPr/>
            </w:pPr>
            <w:r>
              <w:rPr>
                <w:rFonts w:hint="eastAsia"/>
                <w:sz w:val="32"/>
                <w:szCs w:val="32"/>
              </w:rPr>
              <w:t xml:space="preserve">Y</w:t>
            </w:r>
            <w:r>
              <w:rPr>
                <w:sz w:val="32"/>
                <w:szCs w:val="32"/>
              </w:rPr>
              <w:t xml:space="preserve">L-1</w:t>
            </w:r>
            <w:r/>
          </w:p>
        </w:tc>
      </w:tr>
      <w:tr>
        <w:trPr>
          <w:trHeight w:val="423"/>
        </w:trPr>
        <w:tc>
          <w:tcPr>
            <w:gridSpan w:val="2"/>
            <w:tcBorders>
              <w:top w:val="single" w:color="auto" w:sz="18" w:space="0"/>
            </w:tcBorders>
            <w:tcW w:w="2376" w:type="dxa"/>
            <w:vAlign w:val="bottom"/>
            <w:textDirection w:val="lrTb"/>
            <w:noWrap w:val="false"/>
          </w:tcPr>
          <w:p w14:paraId="09C45821">
            <w:pPr>
              <w:pBdr/>
              <w:spacing/>
              <w:ind/>
              <w:rPr/>
            </w:pPr>
            <w:r/>
            <w:bookmarkStart w:id="5" w:name="会签部门1"/>
            <w:r/>
            <w:bookmarkEnd w:id="5"/>
            <w:r/>
            <w:r/>
          </w:p>
        </w:tc>
        <w:tc>
          <w:tcPr>
            <w:gridSpan w:val="19"/>
            <w:tcBorders>
              <w:top w:val="none" w:color="000000" w:sz="4" w:space="0"/>
              <w:bottom w:val="none" w:color="000000" w:sz="4" w:space="0"/>
            </w:tcBorders>
            <w:tcW w:w="8306" w:type="dxa"/>
            <w:vAlign w:val="bottom"/>
            <w:textDirection w:val="lrTb"/>
            <w:noWrap w:val="false"/>
          </w:tcPr>
          <w:p w14:paraId="654A2F13"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 xml:space="preserve">全箭</w:t>
            </w:r>
            <w:r>
              <w:rPr>
                <w:rFonts w:hint="eastAsia"/>
                <w:sz w:val="32"/>
                <w:szCs w:val="32"/>
              </w:rPr>
              <w:t xml:space="preserve">气动</w:t>
            </w:r>
            <w:r>
              <w:rPr>
                <w:rFonts w:hint="eastAsia"/>
                <w:sz w:val="32"/>
                <w:szCs w:val="32"/>
                <w:lang w:val="en-US" w:eastAsia="zh-CN"/>
              </w:rPr>
              <w:t xml:space="preserve">特性</w:t>
            </w:r>
            <w:r>
              <w:rPr>
                <w:rFonts w:hint="eastAsia"/>
                <w:sz w:val="32"/>
                <w:szCs w:val="32"/>
              </w:rPr>
              <w:t xml:space="preserve">计算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490"/>
        </w:trPr>
        <w:tc>
          <w:tcPr>
            <w:gridSpan w:val="2"/>
            <w:tcBorders>
              <w:bottom w:val="single" w:color="auto" w:sz="18" w:space="0"/>
            </w:tcBorders>
            <w:tcW w:w="2376" w:type="dxa"/>
            <w:vAlign w:val="bottom"/>
            <w:textDirection w:val="lrTb"/>
            <w:noWrap w:val="false"/>
          </w:tcPr>
          <w:p w14:paraId="3B397E54">
            <w:pPr>
              <w:pBdr/>
              <w:spacing/>
              <w:ind/>
              <w:rPr/>
            </w:pPr>
            <w:r/>
            <w:bookmarkStart w:id="6" w:name="会签1"/>
            <w:r/>
            <w:bookmarkEnd w:id="6"/>
            <w:r/>
            <w:r/>
          </w:p>
        </w:tc>
        <w:tc>
          <w:tcPr>
            <w:gridSpan w:val="19"/>
            <w:tcBorders>
              <w:top w:val="none" w:color="000000" w:sz="4" w:space="0"/>
              <w:bottom w:val="none" w:color="000000" w:sz="4" w:space="0"/>
            </w:tcBorders>
            <w:tcW w:w="8306" w:type="dxa"/>
            <w:vAlign w:val="bottom"/>
            <w:textDirection w:val="lrTb"/>
            <w:noWrap w:val="false"/>
          </w:tcPr>
          <w:p w14:paraId="09F8F485"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712"/>
        </w:trPr>
        <w:tc>
          <w:tcPr>
            <w:gridSpan w:val="2"/>
            <w:tcBorders>
              <w:top w:val="single" w:color="auto" w:sz="18" w:space="0"/>
            </w:tcBorders>
            <w:tcW w:w="2376" w:type="dxa"/>
            <w:vAlign w:val="bottom"/>
            <w:textDirection w:val="lrTb"/>
            <w:noWrap w:val="false"/>
          </w:tcPr>
          <w:p w14:paraId="0A678785">
            <w:pPr>
              <w:pBdr/>
              <w:spacing/>
              <w:ind/>
              <w:rPr/>
            </w:pPr>
            <w:r/>
            <w:bookmarkStart w:id="7" w:name="会签部门2"/>
            <w:r/>
            <w:bookmarkEnd w:id="7"/>
            <w:r/>
            <w:r/>
          </w:p>
        </w:tc>
        <w:tc>
          <w:tcPr>
            <w:gridSpan w:val="4"/>
            <w:tcBorders>
              <w:top w:val="none" w:color="000000" w:sz="4" w:space="0"/>
              <w:right w:val="none" w:color="000000" w:sz="4" w:space="0"/>
            </w:tcBorders>
            <w:tcW w:w="1661" w:type="dxa"/>
            <w:vMerge w:val="restart"/>
            <w:textDirection w:val="lrTb"/>
            <w:noWrap w:val="false"/>
          </w:tcPr>
          <w:p w14:paraId="092F0AB8">
            <w:pPr>
              <w:pStyle w:val="878"/>
              <w:pBdr/>
              <w:spacing/>
              <w:ind w:firstLine="0" w:left="420"/>
              <w:rPr/>
            </w:pPr>
            <w:r/>
            <w:r/>
          </w:p>
        </w:tc>
        <w:tc>
          <w:tcPr>
            <w:gridSpan w:val="1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83" w:type="dxa"/>
            <w:textDirection w:val="lrTb"/>
            <w:noWrap w:val="false"/>
          </w:tcPr>
          <w:p w14:paraId="3F270B8B">
            <w:pPr>
              <w:pStyle w:val="878"/>
              <w:pBdr/>
              <w:spacing/>
              <w:ind w:firstLine="0" w:left="420"/>
              <w:rPr/>
            </w:pPr>
            <w:r/>
            <w:r/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</w:tcBorders>
            <w:tcW w:w="1662" w:type="dxa"/>
            <w:vMerge w:val="restart"/>
            <w:textDirection w:val="lrTb"/>
            <w:noWrap w:val="false"/>
          </w:tcPr>
          <w:p w14:paraId="6612CEEA">
            <w:pPr>
              <w:pStyle w:val="878"/>
              <w:pBdr/>
              <w:spacing/>
              <w:ind w:firstLine="0" w:left="420"/>
              <w:rPr/>
            </w:pPr>
            <w:r/>
            <w:r/>
          </w:p>
        </w:tc>
      </w:tr>
      <w:tr>
        <w:trPr>
          <w:trHeight w:val="461"/>
        </w:trPr>
        <w:tc>
          <w:tcPr>
            <w:gridSpan w:val="2"/>
            <w:tcBorders>
              <w:bottom w:val="single" w:color="auto" w:sz="18" w:space="0"/>
            </w:tcBorders>
            <w:tcW w:w="2376" w:type="dxa"/>
            <w:vAlign w:val="bottom"/>
            <w:textDirection w:val="lrTb"/>
            <w:noWrap w:val="false"/>
          </w:tcPr>
          <w:p w14:paraId="22C90D67">
            <w:pPr>
              <w:pBdr/>
              <w:spacing/>
              <w:ind/>
              <w:rPr/>
            </w:pPr>
            <w:r/>
            <w:bookmarkStart w:id="8" w:name="会签2"/>
            <w:r/>
            <w:bookmarkEnd w:id="8"/>
            <w:r/>
            <w:r/>
          </w:p>
        </w:tc>
        <w:tc>
          <w:tcPr>
            <w:gridSpan w:val="4"/>
            <w:tcBorders>
              <w:right w:val="none" w:color="000000" w:sz="4" w:space="0"/>
            </w:tcBorders>
            <w:tcW w:w="1661" w:type="dxa"/>
            <w:vMerge w:val="continue"/>
            <w:textDirection w:val="lrTb"/>
            <w:noWrap w:val="false"/>
          </w:tcPr>
          <w:p w14:paraId="2B53918F">
            <w:pPr>
              <w:pBdr/>
              <w:spacing/>
              <w:ind/>
              <w:rPr/>
            </w:pPr>
            <w:r/>
            <w:r/>
          </w:p>
        </w:tc>
        <w:tc>
          <w:tcPr>
            <w:gridSpan w:val="1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83" w:type="dxa"/>
            <w:textDirection w:val="lrTb"/>
            <w:noWrap w:val="false"/>
          </w:tcPr>
          <w:p w14:paraId="63C2E96F">
            <w:pPr>
              <w:pBdr/>
              <w:spacing/>
              <w:ind w:firstLine="160"/>
              <w:rPr/>
            </w:pPr>
            <w:r>
              <w:rPr>
                <w:rFonts w:hint="eastAsia"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 xml:space="preserve">一</w:t>
            </w:r>
            <w:r/>
          </w:p>
        </w:tc>
        <w:tc>
          <w:tcPr>
            <w:gridSpan w:val="4"/>
            <w:tcBorders>
              <w:left w:val="none" w:color="000000" w:sz="4" w:space="0"/>
            </w:tcBorders>
            <w:tcW w:w="1662" w:type="dxa"/>
            <w:vMerge w:val="continue"/>
            <w:textDirection w:val="lrTb"/>
            <w:noWrap w:val="false"/>
          </w:tcPr>
          <w:p w14:paraId="0F27110A">
            <w:pPr>
              <w:pStyle w:val="878"/>
              <w:pBdr/>
              <w:spacing/>
              <w:ind w:firstLine="0" w:left="420"/>
              <w:rPr/>
            </w:pPr>
            <w:r/>
            <w:r/>
          </w:p>
        </w:tc>
      </w:tr>
      <w:tr>
        <w:trPr>
          <w:trHeight w:val="694"/>
        </w:trPr>
        <w:tc>
          <w:tcPr>
            <w:gridSpan w:val="2"/>
            <w:tcBorders>
              <w:top w:val="single" w:color="auto" w:sz="18" w:space="0"/>
            </w:tcBorders>
            <w:tcW w:w="2376" w:type="dxa"/>
            <w:vAlign w:val="bottom"/>
            <w:textDirection w:val="lrTb"/>
            <w:noWrap w:val="false"/>
          </w:tcPr>
          <w:p w14:paraId="35484340">
            <w:pPr>
              <w:pBdr/>
              <w:spacing/>
              <w:ind/>
              <w:rPr/>
            </w:pPr>
            <w:r/>
            <w:bookmarkStart w:id="9" w:name="会签部门3"/>
            <w:r/>
            <w:bookmarkEnd w:id="9"/>
            <w:r/>
            <w:r/>
          </w:p>
        </w:tc>
        <w:tc>
          <w:tcPr>
            <w:gridSpan w:val="4"/>
            <w:tcBorders>
              <w:right w:val="none" w:color="000000" w:sz="4" w:space="0"/>
            </w:tcBorders>
            <w:tcW w:w="1661" w:type="dxa"/>
            <w:vMerge w:val="continue"/>
            <w:textDirection w:val="lrTb"/>
            <w:noWrap w:val="false"/>
          </w:tcPr>
          <w:p w14:paraId="3DEA991E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68" w:type="dxa"/>
            <w:vAlign w:val="bottom"/>
            <w:textDirection w:val="lrTb"/>
            <w:noWrap w:val="false"/>
          </w:tcPr>
          <w:p w14:paraId="3DC8EB3F">
            <w:pPr>
              <w:pBdr/>
              <w:spacing/>
              <w:ind/>
              <w:jc w:val="right"/>
              <w:rPr>
                <w:u w:val="single"/>
              </w:rPr>
            </w:pPr>
            <w:r>
              <w:rPr>
                <w:rFonts w:hint="eastAsia"/>
                <w:sz w:val="32"/>
                <w:szCs w:val="32"/>
              </w:rPr>
              <w:t xml:space="preserve">编 写</w:t>
            </w:r>
            <w:r>
              <w:rPr>
                <w:u w:val="single"/>
              </w:rPr>
            </w:r>
          </w:p>
        </w:tc>
        <w:tc>
          <w:tcPr>
            <w:gridSpan w:val="8"/>
            <w:tcBorders>
              <w:top w:val="none" w:color="000000" w:sz="4" w:space="0"/>
              <w:left w:val="none" w:color="000000" w:sz="4" w:space="0"/>
              <w:bottom w:val="single" w:color="auto" w:sz="12" w:space="0"/>
              <w:right w:val="none" w:color="000000" w:sz="4" w:space="0"/>
            </w:tcBorders>
            <w:tcW w:w="3650" w:type="dxa"/>
            <w:vAlign w:val="bottom"/>
            <w:textDirection w:val="lrTb"/>
            <w:noWrap w:val="false"/>
          </w:tcPr>
          <w:p w14:paraId="2DE589A2">
            <w:pPr>
              <w:pBdr/>
              <w:spacing/>
              <w:ind/>
              <w:rPr>
                <w:rFonts w:asciiTheme="minorEastAsia" w:hAnsiTheme="minorEastAsia"/>
                <w:sz w:val="32"/>
                <w:szCs w:val="32"/>
              </w:rPr>
            </w:pPr>
            <w:r/>
            <w:bookmarkStart w:id="10" w:name="编写"/>
            <w:r/>
            <w:bookmarkEnd w:id="10"/>
            <w:r/>
            <w:r>
              <w:rPr>
                <w:rFonts w:asciiTheme="minorEastAsia" w:hAnsiTheme="minorEastAsia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65" w:type="dxa"/>
            <w:vMerge w:val="restart"/>
            <w:textDirection w:val="lrTb"/>
            <w:noWrap w:val="false"/>
          </w:tcPr>
          <w:p w14:paraId="37C7B788">
            <w:pPr>
              <w:pBdr/>
              <w:spacing/>
              <w:ind/>
              <w:rPr/>
            </w:pPr>
            <w:r/>
            <w:r/>
          </w:p>
        </w:tc>
        <w:tc>
          <w:tcPr>
            <w:gridSpan w:val="4"/>
            <w:tcBorders>
              <w:left w:val="none" w:color="000000" w:sz="4" w:space="0"/>
            </w:tcBorders>
            <w:tcW w:w="1662" w:type="dxa"/>
            <w:vMerge w:val="continue"/>
            <w:textDirection w:val="lrTb"/>
            <w:noWrap w:val="false"/>
          </w:tcPr>
          <w:p w14:paraId="1CBA69F5">
            <w:pPr>
              <w:pStyle w:val="878"/>
              <w:pBdr/>
              <w:spacing/>
              <w:ind w:firstLine="0" w:left="420"/>
              <w:rPr/>
            </w:pPr>
            <w:r/>
            <w:r/>
          </w:p>
        </w:tc>
      </w:tr>
      <w:tr>
        <w:trPr>
          <w:trHeight w:val="461"/>
        </w:trPr>
        <w:tc>
          <w:tcPr>
            <w:gridSpan w:val="2"/>
            <w:tcBorders>
              <w:bottom w:val="single" w:color="auto" w:sz="18" w:space="0"/>
            </w:tcBorders>
            <w:tcW w:w="2376" w:type="dxa"/>
            <w:vAlign w:val="bottom"/>
            <w:textDirection w:val="lrTb"/>
            <w:noWrap w:val="false"/>
          </w:tcPr>
          <w:p w14:paraId="3ED17046">
            <w:pPr>
              <w:pBdr/>
              <w:spacing/>
              <w:ind/>
              <w:rPr/>
            </w:pPr>
            <w:r/>
            <w:bookmarkStart w:id="11" w:name="会签3"/>
            <w:r/>
            <w:bookmarkEnd w:id="11"/>
            <w:r/>
            <w:r/>
          </w:p>
        </w:tc>
        <w:tc>
          <w:tcPr>
            <w:gridSpan w:val="4"/>
            <w:tcBorders>
              <w:right w:val="none" w:color="000000" w:sz="4" w:space="0"/>
            </w:tcBorders>
            <w:tcW w:w="1661" w:type="dxa"/>
            <w:vMerge w:val="continue"/>
            <w:textDirection w:val="lrTb"/>
            <w:noWrap w:val="false"/>
          </w:tcPr>
          <w:p w14:paraId="522CEF7C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68" w:type="dxa"/>
            <w:vAlign w:val="bottom"/>
            <w:textDirection w:val="lrTb"/>
            <w:noWrap w:val="false"/>
          </w:tcPr>
          <w:p w14:paraId="11014A22">
            <w:pPr>
              <w:pBdr/>
              <w:spacing/>
              <w:ind/>
              <w:jc w:val="right"/>
              <w:rPr>
                <w:u w:val="single"/>
              </w:rPr>
            </w:pPr>
            <w:r>
              <w:rPr>
                <w:rFonts w:hint="eastAsia"/>
                <w:sz w:val="32"/>
                <w:szCs w:val="32"/>
              </w:rPr>
              <w:t xml:space="preserve">校 对</w:t>
            </w:r>
            <w:r>
              <w:rPr>
                <w:u w:val="single"/>
              </w:rPr>
            </w:r>
          </w:p>
        </w:tc>
        <w:tc>
          <w:tcPr>
            <w:gridSpan w:val="8"/>
            <w:tcBorders>
              <w:top w:val="single" w:color="auto" w:sz="12" w:space="0"/>
              <w:left w:val="none" w:color="000000" w:sz="4" w:space="0"/>
              <w:bottom w:val="single" w:color="auto" w:sz="12" w:space="0"/>
              <w:right w:val="none" w:color="000000" w:sz="4" w:space="0"/>
            </w:tcBorders>
            <w:tcW w:w="3650" w:type="dxa"/>
            <w:vAlign w:val="bottom"/>
            <w:textDirection w:val="lrTb"/>
            <w:noWrap w:val="false"/>
          </w:tcPr>
          <w:p w14:paraId="4EB88AEC">
            <w:pPr>
              <w:pBdr/>
              <w:spacing/>
              <w:ind/>
              <w:rPr>
                <w:rFonts w:asciiTheme="minorEastAsia" w:hAnsiTheme="minorEastAsia"/>
                <w:sz w:val="32"/>
                <w:szCs w:val="32"/>
              </w:rPr>
            </w:pPr>
            <w:r/>
            <w:bookmarkStart w:id="12" w:name="校对"/>
            <w:r/>
            <w:bookmarkEnd w:id="12"/>
            <w:r/>
            <w:r>
              <w:rPr>
                <w:rFonts w:asciiTheme="minorEastAsia" w:hAnsiTheme="minorEastAsia"/>
                <w:sz w:val="32"/>
                <w:szCs w:val="32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265" w:type="dxa"/>
            <w:vMerge w:val="continue"/>
            <w:textDirection w:val="lrTb"/>
            <w:noWrap w:val="false"/>
          </w:tcPr>
          <w:p w14:paraId="16B09479">
            <w:pPr>
              <w:pBdr/>
              <w:spacing/>
              <w:ind/>
              <w:rPr/>
            </w:pPr>
            <w:r/>
            <w:r/>
          </w:p>
        </w:tc>
        <w:tc>
          <w:tcPr>
            <w:gridSpan w:val="4"/>
            <w:tcBorders>
              <w:left w:val="none" w:color="000000" w:sz="4" w:space="0"/>
            </w:tcBorders>
            <w:tcW w:w="1662" w:type="dxa"/>
            <w:vMerge w:val="continue"/>
            <w:textDirection w:val="lrTb"/>
            <w:noWrap w:val="false"/>
          </w:tcPr>
          <w:p w14:paraId="331D7133">
            <w:pPr>
              <w:pStyle w:val="878"/>
              <w:pBdr/>
              <w:spacing/>
              <w:ind w:firstLine="0" w:left="420"/>
              <w:rPr/>
            </w:pPr>
            <w:r/>
            <w:r/>
          </w:p>
        </w:tc>
      </w:tr>
      <w:tr>
        <w:trPr>
          <w:trHeight w:val="461"/>
        </w:trPr>
        <w:tc>
          <w:tcPr>
            <w:gridSpan w:val="2"/>
            <w:tcBorders>
              <w:top w:val="single" w:color="auto" w:sz="18" w:space="0"/>
            </w:tcBorders>
            <w:tcW w:w="2376" w:type="dxa"/>
            <w:vAlign w:val="bottom"/>
            <w:textDirection w:val="lrTb"/>
            <w:noWrap w:val="false"/>
          </w:tcPr>
          <w:p w14:paraId="3D6768F9">
            <w:pPr>
              <w:pBdr/>
              <w:spacing/>
              <w:ind/>
              <w:rPr/>
            </w:pPr>
            <w:r/>
            <w:bookmarkStart w:id="13" w:name="会签部门4"/>
            <w:r/>
            <w:bookmarkEnd w:id="13"/>
            <w:r/>
            <w:r/>
          </w:p>
        </w:tc>
        <w:tc>
          <w:tcPr>
            <w:gridSpan w:val="4"/>
            <w:tcBorders>
              <w:right w:val="none" w:color="000000" w:sz="4" w:space="0"/>
            </w:tcBorders>
            <w:tcW w:w="1661" w:type="dxa"/>
            <w:vMerge w:val="continue"/>
            <w:textDirection w:val="lrTb"/>
            <w:noWrap w:val="false"/>
          </w:tcPr>
          <w:p w14:paraId="4CF686BA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68" w:type="dxa"/>
            <w:vAlign w:val="bottom"/>
            <w:textDirection w:val="lrTb"/>
            <w:noWrap w:val="false"/>
          </w:tcPr>
          <w:p w14:paraId="23E5A5B3">
            <w:pPr>
              <w:pBdr/>
              <w:spacing/>
              <w:ind/>
              <w:jc w:val="right"/>
              <w:rPr>
                <w:u w:val="single"/>
              </w:rPr>
            </w:pPr>
            <w:r>
              <w:rPr>
                <w:rFonts w:hint="eastAsia"/>
                <w:sz w:val="32"/>
                <w:szCs w:val="32"/>
              </w:rPr>
              <w:t xml:space="preserve">审 核</w:t>
            </w:r>
            <w:r>
              <w:rPr>
                <w:u w:val="single"/>
              </w:rPr>
            </w:r>
          </w:p>
        </w:tc>
        <w:tc>
          <w:tcPr>
            <w:gridSpan w:val="8"/>
            <w:tcBorders>
              <w:top w:val="single" w:color="auto" w:sz="12" w:space="0"/>
              <w:left w:val="none" w:color="000000" w:sz="4" w:space="0"/>
              <w:bottom w:val="single" w:color="auto" w:sz="12" w:space="0"/>
              <w:right w:val="none" w:color="000000" w:sz="4" w:space="0"/>
            </w:tcBorders>
            <w:tcW w:w="3650" w:type="dxa"/>
            <w:vAlign w:val="bottom"/>
            <w:textDirection w:val="lrTb"/>
            <w:noWrap w:val="false"/>
          </w:tcPr>
          <w:p w14:paraId="7CF1233E">
            <w:pPr>
              <w:pBdr/>
              <w:spacing/>
              <w:ind/>
              <w:rPr>
                <w:rFonts w:asciiTheme="minorEastAsia" w:hAnsiTheme="minorEastAsia"/>
                <w:sz w:val="32"/>
                <w:szCs w:val="32"/>
              </w:rPr>
            </w:pPr>
            <w:r/>
            <w:bookmarkStart w:id="14" w:name="审核"/>
            <w:r/>
            <w:bookmarkEnd w:id="14"/>
            <w:r/>
            <w:r>
              <w:rPr>
                <w:rFonts w:asciiTheme="minorEastAsia" w:hAnsiTheme="minorEastAsia"/>
                <w:sz w:val="32"/>
                <w:szCs w:val="32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265" w:type="dxa"/>
            <w:vMerge w:val="continue"/>
            <w:textDirection w:val="lrTb"/>
            <w:noWrap w:val="false"/>
          </w:tcPr>
          <w:p w14:paraId="0FF5680E">
            <w:pPr>
              <w:pBdr/>
              <w:spacing/>
              <w:ind/>
              <w:rPr/>
            </w:pPr>
            <w:r/>
            <w:r/>
          </w:p>
        </w:tc>
        <w:tc>
          <w:tcPr>
            <w:gridSpan w:val="4"/>
            <w:tcBorders>
              <w:left w:val="none" w:color="000000" w:sz="4" w:space="0"/>
            </w:tcBorders>
            <w:tcW w:w="1662" w:type="dxa"/>
            <w:vMerge w:val="continue"/>
            <w:textDirection w:val="lrTb"/>
            <w:noWrap w:val="false"/>
          </w:tcPr>
          <w:p w14:paraId="22746330">
            <w:pPr>
              <w:pStyle w:val="878"/>
              <w:pBdr/>
              <w:spacing/>
              <w:ind w:firstLine="0" w:left="420"/>
              <w:rPr/>
            </w:pPr>
            <w:r/>
            <w:r/>
          </w:p>
        </w:tc>
      </w:tr>
      <w:tr>
        <w:trPr>
          <w:trHeight w:val="461"/>
        </w:trPr>
        <w:tc>
          <w:tcPr>
            <w:gridSpan w:val="2"/>
            <w:tcBorders>
              <w:bottom w:val="single" w:color="auto" w:sz="18" w:space="0"/>
            </w:tcBorders>
            <w:tcW w:w="2376" w:type="dxa"/>
            <w:vAlign w:val="bottom"/>
            <w:textDirection w:val="lrTb"/>
            <w:noWrap w:val="false"/>
          </w:tcPr>
          <w:p w14:paraId="2DC51197">
            <w:pPr>
              <w:pBdr/>
              <w:spacing/>
              <w:ind/>
              <w:rPr/>
            </w:pPr>
            <w:r/>
            <w:bookmarkStart w:id="15" w:name="会签4"/>
            <w:r/>
            <w:bookmarkEnd w:id="15"/>
            <w:r/>
            <w:r/>
          </w:p>
        </w:tc>
        <w:tc>
          <w:tcPr>
            <w:gridSpan w:val="4"/>
            <w:tcBorders>
              <w:right w:val="none" w:color="000000" w:sz="4" w:space="0"/>
            </w:tcBorders>
            <w:tcW w:w="1661" w:type="dxa"/>
            <w:vMerge w:val="continue"/>
            <w:textDirection w:val="lrTb"/>
            <w:noWrap w:val="false"/>
          </w:tcPr>
          <w:p w14:paraId="4E459EC1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68" w:type="dxa"/>
            <w:vAlign w:val="bottom"/>
            <w:textDirection w:val="lrTb"/>
            <w:noWrap w:val="false"/>
          </w:tcPr>
          <w:p w14:paraId="6B267B6C">
            <w:pPr>
              <w:pBdr/>
              <w:spacing/>
              <w:ind/>
              <w:jc w:val="right"/>
              <w:rPr/>
            </w:pPr>
            <w:r>
              <w:rPr>
                <w:rFonts w:hint="eastAsia"/>
                <w:sz w:val="32"/>
                <w:szCs w:val="32"/>
              </w:rPr>
              <w:t xml:space="preserve">标 审</w:t>
            </w:r>
            <w:r/>
          </w:p>
        </w:tc>
        <w:tc>
          <w:tcPr>
            <w:gridSpan w:val="8"/>
            <w:tcBorders>
              <w:top w:val="single" w:color="auto" w:sz="12" w:space="0"/>
              <w:left w:val="none" w:color="000000" w:sz="4" w:space="0"/>
              <w:bottom w:val="single" w:color="auto" w:sz="12" w:space="0"/>
              <w:right w:val="none" w:color="000000" w:sz="4" w:space="0"/>
            </w:tcBorders>
            <w:tcW w:w="3650" w:type="dxa"/>
            <w:vAlign w:val="bottom"/>
            <w:textDirection w:val="lrTb"/>
            <w:noWrap w:val="false"/>
          </w:tcPr>
          <w:p w14:paraId="1BE32AB3">
            <w:pPr>
              <w:pBdr/>
              <w:spacing/>
              <w:ind/>
              <w:rPr>
                <w:rFonts w:asciiTheme="minorEastAsia" w:hAnsiTheme="minorEastAsia"/>
                <w:sz w:val="32"/>
                <w:szCs w:val="32"/>
              </w:rPr>
            </w:pPr>
            <w:r/>
            <w:bookmarkStart w:id="16" w:name="标检"/>
            <w:r/>
            <w:bookmarkEnd w:id="16"/>
            <w:r/>
            <w:r>
              <w:rPr>
                <w:rFonts w:asciiTheme="minorEastAsia" w:hAnsiTheme="minorEastAsia"/>
                <w:sz w:val="32"/>
                <w:szCs w:val="32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265" w:type="dxa"/>
            <w:vMerge w:val="continue"/>
            <w:textDirection w:val="lrTb"/>
            <w:noWrap w:val="false"/>
          </w:tcPr>
          <w:p w14:paraId="5FE7426E">
            <w:pPr>
              <w:pBdr/>
              <w:spacing/>
              <w:ind/>
              <w:rPr/>
            </w:pPr>
            <w:r/>
            <w:r/>
          </w:p>
        </w:tc>
        <w:tc>
          <w:tcPr>
            <w:gridSpan w:val="4"/>
            <w:tcBorders>
              <w:left w:val="none" w:color="000000" w:sz="4" w:space="0"/>
            </w:tcBorders>
            <w:tcW w:w="1662" w:type="dxa"/>
            <w:vMerge w:val="continue"/>
            <w:textDirection w:val="lrTb"/>
            <w:noWrap w:val="false"/>
          </w:tcPr>
          <w:p w14:paraId="537F276E">
            <w:pPr>
              <w:pStyle w:val="878"/>
              <w:pBdr/>
              <w:spacing/>
              <w:ind w:firstLine="0" w:left="420"/>
              <w:rPr/>
            </w:pPr>
            <w:r/>
            <w:r/>
          </w:p>
        </w:tc>
      </w:tr>
      <w:tr>
        <w:trPr>
          <w:trHeight w:val="461"/>
        </w:trPr>
        <w:tc>
          <w:tcPr>
            <w:gridSpan w:val="2"/>
            <w:tcBorders>
              <w:top w:val="single" w:color="auto" w:sz="18" w:space="0"/>
            </w:tcBorders>
            <w:tcW w:w="2376" w:type="dxa"/>
            <w:vAlign w:val="bottom"/>
            <w:textDirection w:val="lrTb"/>
            <w:noWrap w:val="false"/>
          </w:tcPr>
          <w:p w14:paraId="457C06D1">
            <w:pPr>
              <w:pBdr/>
              <w:spacing/>
              <w:ind/>
              <w:rPr/>
            </w:pPr>
            <w:r/>
            <w:bookmarkStart w:id="17" w:name="会签部门5"/>
            <w:r/>
            <w:bookmarkEnd w:id="17"/>
            <w:r/>
            <w:r/>
          </w:p>
        </w:tc>
        <w:tc>
          <w:tcPr>
            <w:gridSpan w:val="4"/>
            <w:tcBorders>
              <w:right w:val="none" w:color="000000" w:sz="4" w:space="0"/>
            </w:tcBorders>
            <w:tcW w:w="1661" w:type="dxa"/>
            <w:vMerge w:val="continue"/>
            <w:textDirection w:val="lrTb"/>
            <w:noWrap w:val="false"/>
          </w:tcPr>
          <w:p w14:paraId="3A802ECA"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68" w:type="dxa"/>
            <w:vAlign w:val="bottom"/>
            <w:textDirection w:val="lrTb"/>
            <w:noWrap w:val="false"/>
          </w:tcPr>
          <w:p w14:paraId="19E049B3">
            <w:pPr>
              <w:pBdr/>
              <w:spacing/>
              <w:ind/>
              <w:jc w:val="right"/>
              <w:rPr>
                <w:u w:val="single"/>
              </w:rPr>
            </w:pPr>
            <w:r>
              <w:rPr>
                <w:rFonts w:hint="eastAsia"/>
                <w:sz w:val="32"/>
                <w:szCs w:val="32"/>
              </w:rPr>
              <w:t xml:space="preserve">批 准</w:t>
            </w:r>
            <w:r>
              <w:rPr>
                <w:u w:val="single"/>
              </w:rPr>
            </w:r>
          </w:p>
        </w:tc>
        <w:tc>
          <w:tcPr>
            <w:gridSpan w:val="8"/>
            <w:tcBorders>
              <w:top w:val="single" w:color="auto" w:sz="12" w:space="0"/>
              <w:left w:val="none" w:color="000000" w:sz="4" w:space="0"/>
              <w:bottom w:val="single" w:color="auto" w:sz="12" w:space="0"/>
              <w:right w:val="none" w:color="000000" w:sz="4" w:space="0"/>
            </w:tcBorders>
            <w:tcW w:w="3650" w:type="dxa"/>
            <w:vAlign w:val="bottom"/>
            <w:textDirection w:val="lrTb"/>
            <w:noWrap w:val="false"/>
          </w:tcPr>
          <w:p w14:paraId="6ECFD4FB">
            <w:pPr>
              <w:pBdr/>
              <w:spacing/>
              <w:ind/>
              <w:rPr>
                <w:rFonts w:asciiTheme="minorEastAsia" w:hAnsiTheme="minorEastAsia"/>
                <w:sz w:val="32"/>
                <w:szCs w:val="32"/>
              </w:rPr>
            </w:pPr>
            <w:r/>
            <w:bookmarkStart w:id="18" w:name="批准"/>
            <w:r/>
            <w:bookmarkEnd w:id="18"/>
            <w:r/>
            <w:r>
              <w:rPr>
                <w:rFonts w:asciiTheme="minorEastAsia" w:hAnsiTheme="minorEastAsia"/>
                <w:sz w:val="32"/>
                <w:szCs w:val="32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265" w:type="dxa"/>
            <w:vMerge w:val="continue"/>
            <w:textDirection w:val="lrTb"/>
            <w:noWrap w:val="false"/>
          </w:tcPr>
          <w:p w14:paraId="0F1F6957">
            <w:pPr>
              <w:pBdr/>
              <w:spacing/>
              <w:ind/>
              <w:rPr/>
            </w:pPr>
            <w:r/>
            <w:r/>
          </w:p>
        </w:tc>
        <w:tc>
          <w:tcPr>
            <w:gridSpan w:val="4"/>
            <w:tcBorders>
              <w:left w:val="none" w:color="000000" w:sz="4" w:space="0"/>
            </w:tcBorders>
            <w:tcW w:w="1662" w:type="dxa"/>
            <w:vMerge w:val="continue"/>
            <w:textDirection w:val="lrTb"/>
            <w:noWrap w:val="false"/>
          </w:tcPr>
          <w:p w14:paraId="28E34EFA">
            <w:pPr>
              <w:pStyle w:val="878"/>
              <w:pBdr/>
              <w:spacing/>
              <w:ind w:firstLine="0" w:left="420"/>
              <w:rPr/>
            </w:pPr>
            <w:r/>
            <w:r/>
          </w:p>
        </w:tc>
      </w:tr>
      <w:tr>
        <w:trPr>
          <w:trHeight w:val="461"/>
        </w:trPr>
        <w:tc>
          <w:tcPr>
            <w:gridSpan w:val="2"/>
            <w:tcBorders>
              <w:bottom w:val="single" w:color="auto" w:sz="18" w:space="0"/>
            </w:tcBorders>
            <w:tcW w:w="2376" w:type="dxa"/>
            <w:vAlign w:val="bottom"/>
            <w:textDirection w:val="lrTb"/>
            <w:noWrap w:val="false"/>
          </w:tcPr>
          <w:p w14:paraId="050CFAF5">
            <w:pPr>
              <w:pBdr/>
              <w:spacing/>
              <w:ind/>
              <w:rPr/>
            </w:pPr>
            <w:r/>
            <w:bookmarkStart w:id="19" w:name="会签5"/>
            <w:r/>
            <w:bookmarkEnd w:id="19"/>
            <w:r/>
            <w:r/>
          </w:p>
        </w:tc>
        <w:tc>
          <w:tcPr>
            <w:gridSpan w:val="4"/>
            <w:tcBorders>
              <w:right w:val="none" w:color="000000" w:sz="4" w:space="0"/>
            </w:tcBorders>
            <w:tcW w:w="1661" w:type="dxa"/>
            <w:vMerge w:val="continue"/>
            <w:textDirection w:val="lrTb"/>
            <w:noWrap w:val="false"/>
          </w:tcPr>
          <w:p w14:paraId="074D317D">
            <w:pPr>
              <w:pBdr/>
              <w:spacing/>
              <w:ind/>
              <w:rPr/>
            </w:pPr>
            <w:r/>
            <w:r/>
          </w:p>
        </w:tc>
        <w:tc>
          <w:tcPr>
            <w:gridSpan w:val="1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18" w:type="dxa"/>
            <w:textDirection w:val="lrTb"/>
            <w:noWrap w:val="false"/>
          </w:tcPr>
          <w:p w14:paraId="7A9F665D">
            <w:pPr>
              <w:pBdr/>
              <w:spacing/>
              <w:ind/>
              <w:rPr>
                <w:u w:val="single"/>
              </w:rPr>
            </w:pPr>
            <w:r>
              <w:rPr>
                <w:u w:val="single"/>
              </w:rPr>
            </w:r>
            <w:r>
              <w:rPr>
                <w:u w:val="single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265" w:type="dxa"/>
            <w:vMerge w:val="continue"/>
            <w:textDirection w:val="lrTb"/>
            <w:noWrap w:val="false"/>
          </w:tcPr>
          <w:p w14:paraId="7D51E82B">
            <w:pPr>
              <w:pBdr/>
              <w:spacing/>
              <w:ind/>
              <w:rPr/>
            </w:pPr>
            <w:r/>
            <w:r/>
          </w:p>
        </w:tc>
        <w:tc>
          <w:tcPr>
            <w:gridSpan w:val="4"/>
            <w:tcBorders>
              <w:left w:val="none" w:color="000000" w:sz="4" w:space="0"/>
            </w:tcBorders>
            <w:tcW w:w="1662" w:type="dxa"/>
            <w:vMerge w:val="continue"/>
            <w:textDirection w:val="lrTb"/>
            <w:noWrap w:val="false"/>
          </w:tcPr>
          <w:p w14:paraId="4182233B">
            <w:pPr>
              <w:pStyle w:val="878"/>
              <w:pBdr/>
              <w:spacing/>
              <w:ind w:firstLine="0" w:left="420"/>
              <w:rPr/>
            </w:pPr>
            <w:r/>
            <w:r/>
          </w:p>
        </w:tc>
      </w:tr>
      <w:tr>
        <w:trPr>
          <w:trHeight w:val="580"/>
        </w:trPr>
        <w:tc>
          <w:tcPr>
            <w:gridSpan w:val="2"/>
            <w:tcBorders>
              <w:top w:val="single" w:color="auto" w:sz="18" w:space="0"/>
            </w:tcBorders>
            <w:tcW w:w="2376" w:type="dxa"/>
            <w:vAlign w:val="bottom"/>
            <w:textDirection w:val="lrTb"/>
            <w:noWrap w:val="false"/>
          </w:tcPr>
          <w:p w14:paraId="7DB35BDA">
            <w:pPr>
              <w:pBdr/>
              <w:spacing/>
              <w:ind/>
              <w:rPr/>
            </w:pPr>
            <w:r/>
            <w:bookmarkStart w:id="20" w:name="会签部门6"/>
            <w:r/>
            <w:bookmarkEnd w:id="20"/>
            <w:r/>
            <w:r/>
          </w:p>
        </w:tc>
        <w:tc>
          <w:tcPr>
            <w:gridSpan w:val="4"/>
            <w:tcBorders>
              <w:bottom w:val="single" w:color="auto" w:sz="4" w:space="0"/>
              <w:right w:val="none" w:color="000000" w:sz="4" w:space="0"/>
            </w:tcBorders>
            <w:tcW w:w="1661" w:type="dxa"/>
            <w:vMerge w:val="continue"/>
            <w:textDirection w:val="lrTb"/>
            <w:noWrap w:val="false"/>
          </w:tcPr>
          <w:p w14:paraId="04A75F7A">
            <w:pPr>
              <w:pBdr/>
              <w:spacing/>
              <w:ind/>
              <w:rPr/>
            </w:pPr>
            <w:r/>
            <w:r/>
          </w:p>
        </w:tc>
        <w:tc>
          <w:tcPr>
            <w:gridSpan w:val="10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4718" w:type="dxa"/>
            <w:vMerge w:val="restart"/>
            <w:textDirection w:val="lrTb"/>
            <w:noWrap w:val="false"/>
          </w:tcPr>
          <w:p w14:paraId="0255766A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265" w:type="dxa"/>
            <w:vMerge w:val="continue"/>
            <w:textDirection w:val="lrTb"/>
            <w:noWrap w:val="false"/>
          </w:tcPr>
          <w:p w14:paraId="7B406EFD">
            <w:pPr>
              <w:pBdr/>
              <w:spacing/>
              <w:ind/>
              <w:rPr/>
            </w:pPr>
            <w:r/>
            <w:r/>
          </w:p>
        </w:tc>
        <w:tc>
          <w:tcPr>
            <w:gridSpan w:val="4"/>
            <w:tcBorders>
              <w:left w:val="none" w:color="000000" w:sz="4" w:space="0"/>
              <w:bottom w:val="single" w:color="auto" w:sz="4" w:space="0"/>
            </w:tcBorders>
            <w:tcW w:w="1662" w:type="dxa"/>
            <w:vMerge w:val="continue"/>
            <w:textDirection w:val="lrTb"/>
            <w:noWrap w:val="false"/>
          </w:tcPr>
          <w:p w14:paraId="5CE19623">
            <w:pPr>
              <w:pStyle w:val="878"/>
              <w:pBdr/>
              <w:spacing/>
              <w:ind w:firstLine="0" w:left="420"/>
              <w:rPr/>
            </w:pPr>
            <w:r/>
            <w:r/>
          </w:p>
        </w:tc>
      </w:tr>
      <w:tr>
        <w:trPr>
          <w:trHeight w:val="570"/>
        </w:trPr>
        <w:tc>
          <w:tcPr>
            <w:gridSpan w:val="2"/>
            <w:tcBorders>
              <w:bottom w:val="single" w:color="auto" w:sz="18" w:space="0"/>
            </w:tcBorders>
            <w:tcW w:w="2376" w:type="dxa"/>
            <w:vAlign w:val="bottom"/>
            <w:textDirection w:val="lrTb"/>
            <w:noWrap w:val="false"/>
          </w:tcPr>
          <w:p w14:paraId="5DC2380E">
            <w:pPr>
              <w:pBdr/>
              <w:spacing/>
              <w:ind/>
              <w:rPr/>
            </w:pPr>
            <w:r/>
            <w:bookmarkStart w:id="21" w:name="会签6"/>
            <w:r/>
            <w:bookmarkEnd w:id="21"/>
            <w:r/>
            <w:r/>
          </w:p>
        </w:tc>
        <w:tc>
          <w:tcPr>
            <w:gridSpan w:val="4"/>
            <w:tcBorders>
              <w:bottom w:val="single" w:color="auto" w:sz="4" w:space="0"/>
              <w:right w:val="none" w:color="000000" w:sz="4" w:space="0"/>
            </w:tcBorders>
            <w:tcW w:w="1661" w:type="dxa"/>
            <w:vMerge w:val="continue"/>
            <w:textDirection w:val="lrTb"/>
            <w:noWrap w:val="false"/>
          </w:tcPr>
          <w:p w14:paraId="3AFD5A59">
            <w:pPr>
              <w:pBdr/>
              <w:spacing/>
              <w:ind/>
              <w:rPr/>
            </w:pPr>
            <w:r/>
            <w:r/>
          </w:p>
        </w:tc>
        <w:tc>
          <w:tcPr>
            <w:gridSpan w:val="10"/>
            <w:tcBorders>
              <w:left w:val="none" w:color="000000" w:sz="4" w:space="0"/>
              <w:right w:val="none" w:color="000000" w:sz="4" w:space="0"/>
            </w:tcBorders>
            <w:tcW w:w="4718" w:type="dxa"/>
            <w:vMerge w:val="continue"/>
            <w:textDirection w:val="lrTb"/>
            <w:noWrap w:val="false"/>
          </w:tcPr>
          <w:p w14:paraId="2BBC4CE6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265" w:type="dxa"/>
            <w:vMerge w:val="continue"/>
            <w:textDirection w:val="lrTb"/>
            <w:noWrap w:val="false"/>
          </w:tcPr>
          <w:p w14:paraId="5E7C94A9">
            <w:pPr>
              <w:pBdr/>
              <w:spacing/>
              <w:ind/>
              <w:rPr/>
            </w:pPr>
            <w:r/>
            <w:r/>
          </w:p>
        </w:tc>
        <w:tc>
          <w:tcPr>
            <w:gridSpan w:val="4"/>
            <w:tcBorders>
              <w:left w:val="none" w:color="000000" w:sz="4" w:space="0"/>
              <w:bottom w:val="single" w:color="auto" w:sz="4" w:space="0"/>
            </w:tcBorders>
            <w:tcW w:w="1662" w:type="dxa"/>
            <w:vMerge w:val="continue"/>
            <w:textDirection w:val="lrTb"/>
            <w:noWrap w:val="false"/>
          </w:tcPr>
          <w:p w14:paraId="577B6DF2">
            <w:pPr>
              <w:pStyle w:val="878"/>
              <w:pBdr/>
              <w:spacing/>
              <w:ind w:firstLine="0" w:left="420"/>
              <w:rPr/>
            </w:pPr>
            <w:r/>
            <w:r/>
          </w:p>
        </w:tc>
      </w:tr>
      <w:tr>
        <w:trPr>
          <w:trHeight w:val="600"/>
        </w:trPr>
        <w:tc>
          <w:tcPr>
            <w:gridSpan w:val="2"/>
            <w:tcBorders>
              <w:top w:val="single" w:color="auto" w:sz="18" w:space="0"/>
            </w:tcBorders>
            <w:tcW w:w="2376" w:type="dxa"/>
            <w:vAlign w:val="bottom"/>
            <w:textDirection w:val="lrTb"/>
            <w:noWrap w:val="false"/>
          </w:tcPr>
          <w:p w14:paraId="2B214190">
            <w:pPr>
              <w:pBdr/>
              <w:spacing/>
              <w:ind/>
              <w:rPr/>
            </w:pPr>
            <w:r/>
            <w:bookmarkStart w:id="22" w:name="会签部门7"/>
            <w:r/>
            <w:bookmarkEnd w:id="22"/>
            <w:r/>
            <w:r/>
          </w:p>
        </w:tc>
        <w:tc>
          <w:tcPr>
            <w:gridSpan w:val="4"/>
            <w:tcBorders>
              <w:bottom w:val="single" w:color="auto" w:sz="4" w:space="0"/>
              <w:right w:val="none" w:color="000000" w:sz="4" w:space="0"/>
            </w:tcBorders>
            <w:tcW w:w="1661" w:type="dxa"/>
            <w:vMerge w:val="continue"/>
            <w:textDirection w:val="lrTb"/>
            <w:noWrap w:val="false"/>
          </w:tcPr>
          <w:p w14:paraId="56D02F5F">
            <w:pPr>
              <w:pBdr/>
              <w:spacing/>
              <w:ind/>
              <w:rPr/>
            </w:pPr>
            <w:r/>
            <w:r/>
          </w:p>
        </w:tc>
        <w:tc>
          <w:tcPr>
            <w:gridSpan w:val="10"/>
            <w:tcBorders>
              <w:left w:val="none" w:color="000000" w:sz="4" w:space="0"/>
              <w:right w:val="none" w:color="000000" w:sz="4" w:space="0"/>
            </w:tcBorders>
            <w:tcW w:w="4718" w:type="dxa"/>
            <w:vMerge w:val="continue"/>
            <w:textDirection w:val="lrTb"/>
            <w:noWrap w:val="false"/>
          </w:tcPr>
          <w:p w14:paraId="175B08FF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265" w:type="dxa"/>
            <w:vMerge w:val="continue"/>
            <w:textDirection w:val="lrTb"/>
            <w:noWrap w:val="false"/>
          </w:tcPr>
          <w:p w14:paraId="537DF513">
            <w:pPr>
              <w:pBdr/>
              <w:spacing/>
              <w:ind/>
              <w:rPr/>
            </w:pPr>
            <w:r/>
            <w:r/>
          </w:p>
        </w:tc>
        <w:tc>
          <w:tcPr>
            <w:gridSpan w:val="4"/>
            <w:tcBorders>
              <w:left w:val="none" w:color="000000" w:sz="4" w:space="0"/>
              <w:bottom w:val="single" w:color="auto" w:sz="4" w:space="0"/>
            </w:tcBorders>
            <w:tcW w:w="1662" w:type="dxa"/>
            <w:vMerge w:val="continue"/>
            <w:textDirection w:val="lrTb"/>
            <w:noWrap w:val="false"/>
          </w:tcPr>
          <w:p w14:paraId="4F520E1A">
            <w:pPr>
              <w:pStyle w:val="878"/>
              <w:pBdr/>
              <w:spacing/>
              <w:ind w:firstLine="0" w:left="420"/>
              <w:rPr/>
            </w:pPr>
            <w:r/>
            <w:r/>
          </w:p>
        </w:tc>
      </w:tr>
      <w:tr>
        <w:trPr>
          <w:trHeight w:val="585"/>
        </w:trPr>
        <w:tc>
          <w:tcPr>
            <w:gridSpan w:val="2"/>
            <w:tcBorders>
              <w:bottom w:val="single" w:color="auto" w:sz="18" w:space="0"/>
            </w:tcBorders>
            <w:tcW w:w="2376" w:type="dxa"/>
            <w:vAlign w:val="bottom"/>
            <w:textDirection w:val="lrTb"/>
            <w:noWrap w:val="false"/>
          </w:tcPr>
          <w:p w14:paraId="488E7B05">
            <w:pPr>
              <w:pBdr/>
              <w:spacing/>
              <w:ind/>
              <w:rPr/>
            </w:pPr>
            <w:r/>
            <w:bookmarkStart w:id="23" w:name="会签7"/>
            <w:r/>
            <w:bookmarkEnd w:id="23"/>
            <w:r/>
            <w:r/>
          </w:p>
        </w:tc>
        <w:tc>
          <w:tcPr>
            <w:gridSpan w:val="4"/>
            <w:tcBorders>
              <w:bottom w:val="single" w:color="auto" w:sz="4" w:space="0"/>
              <w:right w:val="none" w:color="000000" w:sz="4" w:space="0"/>
            </w:tcBorders>
            <w:tcW w:w="1661" w:type="dxa"/>
            <w:vMerge w:val="continue"/>
            <w:textDirection w:val="lrTb"/>
            <w:noWrap w:val="false"/>
          </w:tcPr>
          <w:p w14:paraId="7485DFA9">
            <w:pPr>
              <w:pBdr/>
              <w:spacing/>
              <w:ind/>
              <w:rPr/>
            </w:pPr>
            <w:r/>
            <w:r/>
          </w:p>
        </w:tc>
        <w:tc>
          <w:tcPr>
            <w:gridSpan w:val="10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18" w:type="dxa"/>
            <w:vMerge w:val="continue"/>
            <w:textDirection w:val="lrTb"/>
            <w:noWrap w:val="false"/>
          </w:tcPr>
          <w:p w14:paraId="330F8685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5" w:type="dxa"/>
            <w:vMerge w:val="continue"/>
            <w:textDirection w:val="lrTb"/>
            <w:noWrap w:val="false"/>
          </w:tcPr>
          <w:p w14:paraId="400A07E6">
            <w:pPr>
              <w:pBdr/>
              <w:spacing/>
              <w:ind/>
              <w:rPr/>
            </w:pPr>
            <w:r/>
            <w:r/>
          </w:p>
        </w:tc>
        <w:tc>
          <w:tcPr>
            <w:gridSpan w:val="4"/>
            <w:tcBorders>
              <w:left w:val="none" w:color="000000" w:sz="4" w:space="0"/>
              <w:bottom w:val="single" w:color="auto" w:sz="4" w:space="0"/>
            </w:tcBorders>
            <w:tcW w:w="1662" w:type="dxa"/>
            <w:vMerge w:val="continue"/>
            <w:textDirection w:val="lrTb"/>
            <w:noWrap w:val="false"/>
          </w:tcPr>
          <w:p w14:paraId="537C6CA9">
            <w:pPr>
              <w:pStyle w:val="878"/>
              <w:pBdr/>
              <w:spacing/>
              <w:ind w:firstLine="0" w:left="420"/>
              <w:rPr/>
            </w:pPr>
            <w:r/>
            <w:r/>
          </w:p>
        </w:tc>
      </w:tr>
      <w:tr>
        <w:trPr>
          <w:trHeight w:val="461"/>
        </w:trPr>
        <w:tc>
          <w:tcPr>
            <w:gridSpan w:val="2"/>
            <w:tcBorders>
              <w:top w:val="single" w:color="auto" w:sz="18" w:space="0"/>
            </w:tcBorders>
            <w:tcW w:w="2376" w:type="dxa"/>
            <w:vAlign w:val="bottom"/>
            <w:textDirection w:val="lrTb"/>
            <w:noWrap w:val="false"/>
          </w:tcPr>
          <w:p w14:paraId="1A1A462E">
            <w:pPr>
              <w:pBdr/>
              <w:spacing/>
              <w:ind/>
              <w:rPr/>
            </w:pPr>
            <w:r/>
            <w:bookmarkStart w:id="24" w:name="会签部门8"/>
            <w:r/>
            <w:bookmarkEnd w:id="24"/>
            <w:r/>
            <w:r/>
          </w:p>
        </w:tc>
        <w:tc>
          <w:tcPr>
            <w:gridSpan w:val="4"/>
            <w:tcBorders>
              <w:bottom w:val="none" w:color="000000" w:sz="4" w:space="0"/>
              <w:right w:val="none" w:color="000000" w:sz="4" w:space="0"/>
            </w:tcBorders>
            <w:tcW w:w="1661" w:type="dxa"/>
            <w:vMerge w:val="continue"/>
            <w:textDirection w:val="lrTb"/>
            <w:noWrap w:val="false"/>
          </w:tcPr>
          <w:p w14:paraId="7ACAD639"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304" w:type="dxa"/>
            <w:textDirection w:val="lrTb"/>
            <w:noWrap w:val="false"/>
          </w:tcPr>
          <w:p w14:paraId="1F4948E5"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335" w:type="dxa"/>
            <w:vMerge w:val="restart"/>
            <w:textDirection w:val="lrTb"/>
            <w:noWrap w:val="false"/>
          </w:tcPr>
          <w:p w14:paraId="79AA4EAB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803" w:type="dxa"/>
            <w:vMerge w:val="restart"/>
            <w:textDirection w:val="lrTb"/>
            <w:noWrap w:val="false"/>
          </w:tcPr>
          <w:p w14:paraId="3CEE1EE5">
            <w:pPr>
              <w:pBdr/>
              <w:spacing/>
              <w:ind/>
              <w:rPr/>
            </w:pPr>
            <w:r/>
            <w:r/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541" w:type="dxa"/>
            <w:vMerge w:val="restart"/>
            <w:textDirection w:val="lrTb"/>
            <w:noWrap w:val="false"/>
          </w:tcPr>
          <w:p w14:paraId="713CFF40">
            <w:pPr>
              <w:pBdr/>
              <w:spacing/>
              <w:ind/>
              <w:rPr/>
            </w:pPr>
            <w:r/>
            <w:r/>
          </w:p>
        </w:tc>
        <w:tc>
          <w:tcPr>
            <w:gridSpan w:val="4"/>
            <w:tcBorders>
              <w:left w:val="none" w:color="000000" w:sz="4" w:space="0"/>
            </w:tcBorders>
            <w:tcW w:w="1662" w:type="dxa"/>
            <w:vMerge w:val="continue"/>
            <w:textDirection w:val="lrTb"/>
            <w:noWrap w:val="false"/>
          </w:tcPr>
          <w:p w14:paraId="102B47F3">
            <w:pPr>
              <w:pStyle w:val="878"/>
              <w:pBdr/>
              <w:spacing/>
              <w:ind w:firstLine="0" w:left="420"/>
              <w:rPr/>
            </w:pPr>
            <w:r/>
            <w:r/>
          </w:p>
        </w:tc>
      </w:tr>
      <w:tr>
        <w:trPr>
          <w:trHeight w:val="461"/>
        </w:trPr>
        <w:tc>
          <w:tcPr>
            <w:gridSpan w:val="2"/>
            <w:tcBorders>
              <w:bottom w:val="single" w:color="auto" w:sz="18" w:space="0"/>
            </w:tcBorders>
            <w:tcW w:w="2376" w:type="dxa"/>
            <w:vAlign w:val="bottom"/>
            <w:textDirection w:val="lrTb"/>
            <w:noWrap w:val="false"/>
          </w:tcPr>
          <w:p w14:paraId="1D1E08DB">
            <w:pPr>
              <w:pBdr/>
              <w:spacing/>
              <w:ind/>
              <w:rPr/>
            </w:pPr>
            <w:r/>
            <w:bookmarkStart w:id="25" w:name="会签8"/>
            <w:r/>
            <w:bookmarkEnd w:id="25"/>
            <w:r/>
            <w:r/>
          </w:p>
        </w:tc>
        <w:tc>
          <w:tcPr>
            <w:gridSpan w:val="7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2965" w:type="dxa"/>
            <w:textDirection w:val="lrTb"/>
            <w:noWrap w:val="false"/>
          </w:tcPr>
          <w:p w14:paraId="4E085A6F"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335" w:type="dxa"/>
            <w:vMerge w:val="continue"/>
            <w:textDirection w:val="lrTb"/>
            <w:noWrap w:val="false"/>
          </w:tcPr>
          <w:p w14:paraId="57550575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03" w:type="dxa"/>
            <w:vMerge w:val="continue"/>
            <w:textDirection w:val="lrTb"/>
            <w:noWrap w:val="false"/>
          </w:tcPr>
          <w:p w14:paraId="23E8F7DE">
            <w:pPr>
              <w:pBdr/>
              <w:spacing/>
              <w:ind/>
              <w:rPr/>
            </w:pPr>
            <w:r/>
            <w:r/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41" w:type="dxa"/>
            <w:vMerge w:val="continue"/>
            <w:textDirection w:val="lrTb"/>
            <w:noWrap w:val="false"/>
          </w:tcPr>
          <w:p w14:paraId="3AD3F8AC">
            <w:pPr>
              <w:pBdr/>
              <w:spacing/>
              <w:ind/>
              <w:rPr/>
            </w:pPr>
            <w:r/>
            <w:r/>
          </w:p>
        </w:tc>
        <w:tc>
          <w:tcPr>
            <w:gridSpan w:val="4"/>
            <w:tcBorders>
              <w:left w:val="none" w:color="000000" w:sz="4" w:space="0"/>
            </w:tcBorders>
            <w:tcW w:w="1662" w:type="dxa"/>
            <w:vMerge w:val="continue"/>
            <w:textDirection w:val="lrTb"/>
            <w:noWrap w:val="false"/>
          </w:tcPr>
          <w:p w14:paraId="09411C87">
            <w:pPr>
              <w:pStyle w:val="878"/>
              <w:pBdr/>
              <w:spacing/>
              <w:ind w:firstLine="0" w:left="420"/>
              <w:rPr/>
            </w:pPr>
            <w:r/>
            <w:r/>
          </w:p>
        </w:tc>
      </w:tr>
      <w:tr>
        <w:trPr>
          <w:trHeight w:val="461"/>
        </w:trPr>
        <w:tc>
          <w:tcPr>
            <w:gridSpan w:val="2"/>
            <w:tcBorders>
              <w:top w:val="single" w:color="auto" w:sz="18" w:space="0"/>
            </w:tcBorders>
            <w:tcW w:w="2376" w:type="dxa"/>
            <w:vMerge w:val="restart"/>
            <w:textDirection w:val="lrTb"/>
            <w:noWrap w:val="false"/>
          </w:tcPr>
          <w:p w14:paraId="64A8A55F">
            <w:pPr>
              <w:pBdr/>
              <w:spacing/>
              <w:ind/>
              <w:rPr/>
            </w:pPr>
            <w:r/>
            <w:r/>
          </w:p>
        </w:tc>
        <w:tc>
          <w:tcPr>
            <w:gridSpan w:val="15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6644" w:type="dxa"/>
            <w:textDirection w:val="lrTb"/>
            <w:noWrap w:val="false"/>
          </w:tcPr>
          <w:p w14:paraId="436841A1">
            <w:pPr>
              <w:pBdr/>
              <w:spacing/>
              <w:ind/>
              <w:jc w:val="center"/>
              <w:rPr/>
            </w:pPr>
            <w:r>
              <w:rPr>
                <w:rFonts w:hint="eastAsia"/>
                <w:sz w:val="32"/>
                <w:szCs w:val="32"/>
              </w:rPr>
              <w:t xml:space="preserve">       北京航天易龙科技有限公司</w:t>
            </w:r>
            <w:r/>
          </w:p>
        </w:tc>
        <w:tc>
          <w:tcPr>
            <w:gridSpan w:val="4"/>
            <w:tcBorders>
              <w:left w:val="none" w:color="000000" w:sz="4" w:space="0"/>
              <w:bottom w:val="none" w:color="000000" w:sz="4" w:space="0"/>
            </w:tcBorders>
            <w:tcW w:w="1662" w:type="dxa"/>
            <w:vMerge w:val="continue"/>
            <w:textDirection w:val="lrTb"/>
            <w:noWrap w:val="false"/>
          </w:tcPr>
          <w:p w14:paraId="032FB062">
            <w:pPr>
              <w:pStyle w:val="878"/>
              <w:pBdr/>
              <w:spacing/>
              <w:ind w:firstLine="0" w:left="420"/>
              <w:rPr/>
            </w:pPr>
            <w:r/>
            <w:r/>
          </w:p>
        </w:tc>
      </w:tr>
      <w:tr>
        <w:trPr>
          <w:trHeight w:val="536"/>
        </w:trPr>
        <w:tc>
          <w:tcPr>
            <w:gridSpan w:val="2"/>
            <w:tcBorders/>
            <w:tcW w:w="2376" w:type="dxa"/>
            <w:vMerge w:val="continue"/>
            <w:textDirection w:val="lrTb"/>
            <w:noWrap w:val="false"/>
          </w:tcPr>
          <w:p w14:paraId="273D45A7">
            <w:pPr>
              <w:pBdr/>
              <w:spacing/>
              <w:ind/>
              <w:rPr/>
            </w:pPr>
            <w:r/>
            <w:r/>
          </w:p>
        </w:tc>
        <w:tc>
          <w:tcPr>
            <w:gridSpan w:val="19"/>
            <w:tcBorders>
              <w:top w:val="none" w:color="000000" w:sz="4" w:space="0"/>
            </w:tcBorders>
            <w:tcW w:w="8306" w:type="dxa"/>
            <w:textDirection w:val="lrTb"/>
            <w:noWrap w:val="false"/>
          </w:tcPr>
          <w:p w14:paraId="4B5AFBD1">
            <w:pPr>
              <w:pStyle w:val="878"/>
              <w:pBdr/>
              <w:spacing/>
              <w:ind w:firstLine="0" w:left="420"/>
              <w:rPr/>
            </w:pPr>
            <w:r/>
            <w:r/>
          </w:p>
        </w:tc>
      </w:tr>
      <w:tr>
        <w:trPr>
          <w:trHeight w:val="9778"/>
        </w:trPr>
        <w:tc>
          <w:tcPr>
            <w:gridSpan w:val="21"/>
            <w:tcBorders/>
            <w:tcW w:w="10682" w:type="dxa"/>
            <w:textDirection w:val="lrTb"/>
            <w:noWrap w:val="false"/>
          </w:tcPr>
          <w:p w14:paraId="0954D095">
            <w:pPr>
              <w:pBdr/>
              <w:spacing/>
              <w:ind w:left="480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  <w:r>
              <w:rPr>
                <w:sz w:val="10"/>
                <w:szCs w:val="10"/>
              </w:rPr>
            </w:r>
          </w:p>
          <w:p w14:paraId="7B3CDE7C">
            <w:pPr>
              <w:pBdr/>
              <w:spacing/>
              <w:ind w:left="480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内容摘要：</w:t>
            </w:r>
            <w:r>
              <w:rPr>
                <w:sz w:val="32"/>
                <w:szCs w:val="32"/>
              </w:rPr>
            </w:r>
          </w:p>
          <w:p w14:paraId="4E2574DC">
            <w:pPr>
              <w:pStyle w:val="955"/>
              <w:pBdr/>
              <w:spacing w:line="360" w:lineRule="auto"/>
              <w:ind/>
              <w:rPr/>
            </w:pPr>
            <w:r>
              <w:rPr>
                <w:rFonts w:hint="eastAsia"/>
              </w:rPr>
              <w:t xml:space="preserve">本文为</w:t>
            </w:r>
            <w:r>
              <w:rPr>
                <w:rFonts w:hint="eastAsia"/>
                <w:lang w:eastAsia="zh-CN"/>
              </w:rPr>
              <w:t xml:space="preserve">YL-1</w:t>
            </w:r>
            <w:r>
              <w:rPr>
                <w:rFonts w:hint="eastAsia"/>
              </w:rPr>
              <w:t xml:space="preserve">火箭</w:t>
            </w:r>
            <w:r>
              <w:rPr>
                <w:rFonts w:hint="eastAsia"/>
                <w:lang w:val="en-US" w:eastAsia="zh-CN"/>
              </w:rPr>
              <w:t xml:space="preserve">全箭</w:t>
            </w:r>
            <w:r>
              <w:rPr>
                <w:rFonts w:hint="eastAsia"/>
              </w:rPr>
              <w:t xml:space="preserve">气动</w:t>
            </w:r>
            <w:r>
              <w:rPr>
                <w:rFonts w:hint="eastAsia"/>
                <w:lang w:val="en-US" w:eastAsia="zh-CN"/>
              </w:rPr>
              <w:t xml:space="preserve">计算状态及计算结果，包括全箭气动特性、分布气动力以及分离子级的气动特性</w:t>
            </w:r>
            <w:r>
              <w:rPr>
                <w:rFonts w:hint="eastAsia"/>
              </w:rPr>
              <w:t xml:space="preserve">。</w:t>
            </w:r>
            <w:r/>
          </w:p>
          <w:p w14:paraId="20FB4CE4">
            <w:pPr>
              <w:pBdr/>
              <w:spacing/>
              <w:ind w:left="480"/>
              <w:rPr/>
            </w:pPr>
            <w:r/>
            <w:r/>
          </w:p>
        </w:tc>
      </w:tr>
      <w:tr>
        <w:trPr>
          <w:trHeight w:val="2249"/>
        </w:trPr>
        <w:tc>
          <w:tcPr>
            <w:tcBorders/>
            <w:tcW w:w="675" w:type="dxa"/>
            <w:vAlign w:val="center"/>
            <w:textDirection w:val="lrTb"/>
            <w:noWrap w:val="false"/>
          </w:tcPr>
          <w:p w14:paraId="07CFE774">
            <w:pPr>
              <w:pBdr/>
              <w:spacing/>
              <w:ind/>
              <w:jc w:val="center"/>
              <w:rPr/>
            </w:pPr>
            <w:r>
              <w:rPr>
                <w:rFonts w:hint="eastAsia"/>
                <w:sz w:val="32"/>
                <w:szCs w:val="32"/>
              </w:rPr>
              <w:t xml:space="preserve">主题词</w:t>
            </w:r>
            <w:r/>
          </w:p>
        </w:tc>
        <w:tc>
          <w:tcPr>
            <w:gridSpan w:val="20"/>
            <w:tcBorders/>
            <w:tcW w:w="10007" w:type="dxa"/>
            <w:textDirection w:val="lrTb"/>
            <w:noWrap w:val="false"/>
          </w:tcPr>
          <w:p w14:paraId="0919642C">
            <w:pPr>
              <w:pBdr/>
              <w:spacing/>
              <w:ind/>
              <w:rPr>
                <w:sz w:val="32"/>
                <w:szCs w:val="32"/>
              </w:rPr>
            </w:pPr>
            <w:r/>
            <w:bookmarkStart w:id="26" w:name="主题词"/>
            <w:r/>
            <w:bookmarkEnd w:id="26"/>
            <w:r>
              <w:rPr>
                <w:rFonts w:hint="eastAsia"/>
                <w:sz w:val="32"/>
                <w:szCs w:val="32"/>
                <w:lang w:val="en-US" w:eastAsia="zh-CN"/>
              </w:rPr>
              <w:t xml:space="preserve">YL-1，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rFonts w:hint="eastAsia"/>
                <w:sz w:val="32"/>
                <w:szCs w:val="32"/>
                <w:lang w:val="en-US" w:eastAsia="zh-CN"/>
              </w:rPr>
              <w:t xml:space="preserve">5.016</w:t>
            </w:r>
            <w:r>
              <w:rPr>
                <w:rFonts w:hint="eastAsia"/>
                <w:sz w:val="32"/>
                <w:szCs w:val="32"/>
              </w:rPr>
              <w:t xml:space="preserve">m </w:t>
            </w:r>
            <w:r>
              <w:rPr>
                <w:rFonts w:hint="eastAsia"/>
                <w:sz w:val="32"/>
                <w:szCs w:val="32"/>
                <w:lang w:eastAsia="zh-CN"/>
              </w:rPr>
              <w:t xml:space="preserve">，</w:t>
            </w:r>
            <w:r>
              <w:rPr>
                <w:rFonts w:hint="eastAsia"/>
                <w:sz w:val="32"/>
                <w:szCs w:val="32"/>
                <w:lang w:val="en-US" w:eastAsia="zh-CN"/>
              </w:rPr>
              <w:t xml:space="preserve">气动特性计算，分布气动力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562"/>
        </w:trPr>
        <w:tc>
          <w:tcPr>
            <w:tcBorders/>
            <w:tcW w:w="675" w:type="dxa"/>
            <w:vAlign w:val="center"/>
            <w:vMerge w:val="restart"/>
            <w:textDirection w:val="lrTb"/>
            <w:noWrap w:val="false"/>
          </w:tcPr>
          <w:p w14:paraId="005F9967">
            <w:pPr>
              <w:pBdr/>
              <w:spacing/>
              <w:ind/>
              <w:jc w:val="center"/>
              <w:rPr/>
            </w:pPr>
            <w:r>
              <w:rPr>
                <w:rFonts w:hint="eastAsia"/>
                <w:sz w:val="32"/>
                <w:szCs w:val="32"/>
              </w:rPr>
              <w:t xml:space="preserve">更    改 栏</w:t>
            </w:r>
            <w:r/>
          </w:p>
        </w:tc>
        <w:tc>
          <w:tcPr>
            <w:gridSpan w:val="3"/>
            <w:tcBorders/>
            <w:tcW w:w="2694" w:type="dxa"/>
            <w:vAlign w:val="center"/>
            <w:textDirection w:val="lrTb"/>
            <w:noWrap w:val="false"/>
          </w:tcPr>
          <w:p w14:paraId="7134C231"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更改单编号</w:t>
            </w:r>
            <w:r>
              <w:rPr>
                <w:sz w:val="32"/>
                <w:szCs w:val="32"/>
              </w:rPr>
            </w:r>
          </w:p>
        </w:tc>
        <w:tc>
          <w:tcPr>
            <w:gridSpan w:val="7"/>
            <w:tcBorders/>
            <w:tcW w:w="2409" w:type="dxa"/>
            <w:vAlign w:val="center"/>
            <w:textDirection w:val="lrTb"/>
            <w:noWrap w:val="false"/>
          </w:tcPr>
          <w:p w14:paraId="4A136AE8"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更改日期</w:t>
            </w:r>
            <w:r>
              <w:rPr>
                <w:sz w:val="32"/>
                <w:szCs w:val="32"/>
              </w:rPr>
            </w:r>
          </w:p>
        </w:tc>
        <w:tc>
          <w:tcPr>
            <w:gridSpan w:val="3"/>
            <w:tcBorders/>
            <w:tcW w:w="2127" w:type="dxa"/>
            <w:vAlign w:val="center"/>
            <w:textDirection w:val="lrTb"/>
            <w:noWrap w:val="false"/>
          </w:tcPr>
          <w:p w14:paraId="7D5A71F3"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更改人</w:t>
            </w:r>
            <w:r>
              <w:rPr>
                <w:sz w:val="32"/>
                <w:szCs w:val="32"/>
              </w:rPr>
            </w:r>
          </w:p>
        </w:tc>
        <w:tc>
          <w:tcPr>
            <w:gridSpan w:val="7"/>
            <w:tcBorders/>
            <w:tcW w:w="2777" w:type="dxa"/>
            <w:vAlign w:val="center"/>
            <w:textDirection w:val="lrTb"/>
            <w:noWrap w:val="false"/>
          </w:tcPr>
          <w:p w14:paraId="48ADD83B">
            <w:pPr>
              <w:pBdr/>
              <w:spacing/>
              <w:ind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更改情况及标记</w:t>
            </w:r>
            <w:r>
              <w:rPr>
                <w:sz w:val="32"/>
                <w:szCs w:val="32"/>
              </w:rPr>
            </w:r>
          </w:p>
        </w:tc>
      </w:tr>
      <w:tr>
        <w:trPr>
          <w:trHeight w:val="556"/>
        </w:trPr>
        <w:tc>
          <w:tcPr>
            <w:tcBorders/>
            <w:tcW w:w="675" w:type="dxa"/>
            <w:vMerge w:val="continue"/>
            <w:textDirection w:val="lrTb"/>
            <w:noWrap w:val="false"/>
          </w:tcPr>
          <w:p w14:paraId="363A2E00"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/>
            <w:tcW w:w="2694" w:type="dxa"/>
            <w:vAlign w:val="center"/>
            <w:textDirection w:val="lrTb"/>
            <w:noWrap w:val="false"/>
          </w:tcPr>
          <w:p w14:paraId="55C18AA8">
            <w:pPr>
              <w:pBdr/>
              <w:spacing/>
              <w:ind/>
              <w:rPr/>
            </w:pPr>
            <w:r/>
            <w:bookmarkStart w:id="27" w:name="更改单编号1"/>
            <w:r/>
            <w:bookmarkEnd w:id="27"/>
            <w:r/>
            <w:r/>
          </w:p>
        </w:tc>
        <w:tc>
          <w:tcPr>
            <w:gridSpan w:val="7"/>
            <w:tcBorders/>
            <w:tcW w:w="2409" w:type="dxa"/>
            <w:vAlign w:val="center"/>
            <w:textDirection w:val="lrTb"/>
            <w:noWrap w:val="false"/>
          </w:tcPr>
          <w:p w14:paraId="70257D7A">
            <w:pPr>
              <w:pBdr/>
              <w:spacing/>
              <w:ind/>
              <w:rPr/>
            </w:pPr>
            <w:r/>
            <w:bookmarkStart w:id="28" w:name="更改日期1"/>
            <w:r/>
            <w:bookmarkEnd w:id="28"/>
            <w:r/>
            <w:r/>
          </w:p>
        </w:tc>
        <w:tc>
          <w:tcPr>
            <w:gridSpan w:val="3"/>
            <w:tcBorders/>
            <w:tcW w:w="2127" w:type="dxa"/>
            <w:vAlign w:val="center"/>
            <w:textDirection w:val="lrTb"/>
            <w:noWrap w:val="false"/>
          </w:tcPr>
          <w:p w14:paraId="36BCB513">
            <w:pPr>
              <w:pBdr/>
              <w:spacing/>
              <w:ind/>
              <w:rPr/>
            </w:pPr>
            <w:r/>
            <w:bookmarkStart w:id="29" w:name="更改人1"/>
            <w:r/>
            <w:bookmarkEnd w:id="29"/>
            <w:r/>
            <w:r/>
          </w:p>
        </w:tc>
        <w:tc>
          <w:tcPr>
            <w:gridSpan w:val="7"/>
            <w:tcBorders/>
            <w:tcW w:w="2777" w:type="dxa"/>
            <w:vAlign w:val="center"/>
            <w:textDirection w:val="lrTb"/>
            <w:noWrap w:val="false"/>
          </w:tcPr>
          <w:p w14:paraId="72AF64AD">
            <w:pPr>
              <w:pBdr/>
              <w:spacing/>
              <w:ind/>
              <w:rPr/>
            </w:pPr>
            <w:r/>
            <w:bookmarkStart w:id="30" w:name="更改情况1"/>
            <w:r/>
            <w:bookmarkEnd w:id="30"/>
            <w:r/>
            <w:r/>
          </w:p>
        </w:tc>
      </w:tr>
      <w:tr>
        <w:trPr>
          <w:trHeight w:val="550"/>
        </w:trPr>
        <w:tc>
          <w:tcPr>
            <w:tcBorders/>
            <w:tcW w:w="675" w:type="dxa"/>
            <w:vMerge w:val="continue"/>
            <w:textDirection w:val="lrTb"/>
            <w:noWrap w:val="false"/>
          </w:tcPr>
          <w:p w14:paraId="0A8AB78B"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/>
            <w:tcW w:w="2694" w:type="dxa"/>
            <w:vAlign w:val="center"/>
            <w:textDirection w:val="lrTb"/>
            <w:noWrap w:val="false"/>
          </w:tcPr>
          <w:p w14:paraId="32B943DF">
            <w:pPr>
              <w:pBdr/>
              <w:spacing/>
              <w:ind/>
              <w:rPr/>
            </w:pPr>
            <w:r/>
            <w:bookmarkStart w:id="31" w:name="更改单编号2"/>
            <w:r/>
            <w:bookmarkEnd w:id="31"/>
            <w:r/>
            <w:r/>
          </w:p>
        </w:tc>
        <w:tc>
          <w:tcPr>
            <w:gridSpan w:val="7"/>
            <w:tcBorders/>
            <w:tcW w:w="2409" w:type="dxa"/>
            <w:vAlign w:val="center"/>
            <w:textDirection w:val="lrTb"/>
            <w:noWrap w:val="false"/>
          </w:tcPr>
          <w:p w14:paraId="5DF23E22"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/>
            <w:tcW w:w="2127" w:type="dxa"/>
            <w:vAlign w:val="center"/>
            <w:textDirection w:val="lrTb"/>
            <w:noWrap w:val="false"/>
          </w:tcPr>
          <w:p w14:paraId="7164B46B">
            <w:pPr>
              <w:pBdr/>
              <w:spacing/>
              <w:ind/>
              <w:rPr/>
            </w:pPr>
            <w:ins w:id="0" w:author="222" w:date="2026-02-03T15:43:25Z" oouserid="2">
              <w:r/>
            </w:ins>
            <w:r/>
            <w:r/>
          </w:p>
        </w:tc>
        <w:tc>
          <w:tcPr>
            <w:gridSpan w:val="7"/>
            <w:tcBorders/>
            <w:tcW w:w="2777" w:type="dxa"/>
            <w:vAlign w:val="center"/>
            <w:textDirection w:val="lrTb"/>
            <w:noWrap w:val="false"/>
          </w:tcPr>
          <w:p w14:paraId="3894C470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558"/>
        </w:trPr>
        <w:tc>
          <w:tcPr>
            <w:tcBorders/>
            <w:tcW w:w="675" w:type="dxa"/>
            <w:vMerge w:val="continue"/>
            <w:textDirection w:val="lrTb"/>
            <w:noWrap w:val="false"/>
          </w:tcPr>
          <w:p w14:paraId="36CB96DB"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/>
            <w:tcW w:w="2694" w:type="dxa"/>
            <w:vAlign w:val="center"/>
            <w:textDirection w:val="lrTb"/>
            <w:noWrap w:val="false"/>
          </w:tcPr>
          <w:p w14:paraId="1B80FD87">
            <w:pPr>
              <w:pBdr/>
              <w:spacing/>
              <w:ind/>
              <w:rPr/>
            </w:pPr>
            <w:r/>
            <w:bookmarkStart w:id="32" w:name="更改单编号3"/>
            <w:r/>
            <w:bookmarkEnd w:id="32"/>
            <w:r/>
            <w:r/>
          </w:p>
        </w:tc>
        <w:tc>
          <w:tcPr>
            <w:gridSpan w:val="7"/>
            <w:tcBorders/>
            <w:tcW w:w="2409" w:type="dxa"/>
            <w:vAlign w:val="center"/>
            <w:textDirection w:val="lrTb"/>
            <w:noWrap w:val="false"/>
          </w:tcPr>
          <w:p w14:paraId="1B6BD1FA">
            <w:pPr>
              <w:pBdr/>
              <w:spacing/>
              <w:ind/>
              <w:rPr/>
            </w:pPr>
            <w:r/>
            <w:bookmarkStart w:id="33" w:name="更改日期3"/>
            <w:r/>
            <w:bookmarkEnd w:id="33"/>
            <w:r/>
            <w:r/>
          </w:p>
        </w:tc>
        <w:tc>
          <w:tcPr>
            <w:gridSpan w:val="3"/>
            <w:tcBorders/>
            <w:tcW w:w="2127" w:type="dxa"/>
            <w:vAlign w:val="center"/>
            <w:textDirection w:val="lrTb"/>
            <w:noWrap w:val="false"/>
          </w:tcPr>
          <w:p w14:paraId="289A526F">
            <w:pPr>
              <w:pBdr/>
              <w:spacing/>
              <w:ind/>
              <w:rPr/>
            </w:pPr>
            <w:r/>
            <w:bookmarkStart w:id="34" w:name="更改人3"/>
            <w:r/>
            <w:bookmarkEnd w:id="34"/>
            <w:r/>
            <w:r/>
          </w:p>
        </w:tc>
        <w:tc>
          <w:tcPr>
            <w:gridSpan w:val="7"/>
            <w:tcBorders/>
            <w:tcW w:w="2777" w:type="dxa"/>
            <w:vAlign w:val="center"/>
            <w:textDirection w:val="lrTb"/>
            <w:noWrap w:val="false"/>
          </w:tcPr>
          <w:p w14:paraId="5973E55C">
            <w:pPr>
              <w:pBdr/>
              <w:spacing/>
              <w:ind/>
              <w:rPr/>
            </w:pPr>
            <w:r/>
            <w:bookmarkStart w:id="35" w:name="更改情况3"/>
            <w:r/>
            <w:bookmarkEnd w:id="35"/>
            <w:r/>
            <w:r/>
          </w:p>
        </w:tc>
      </w:tr>
      <w:tr>
        <w:trPr>
          <w:trHeight w:val="552"/>
        </w:trPr>
        <w:tc>
          <w:tcPr>
            <w:tcBorders/>
            <w:tcW w:w="675" w:type="dxa"/>
            <w:vMerge w:val="continue"/>
            <w:textDirection w:val="lrTb"/>
            <w:noWrap w:val="false"/>
          </w:tcPr>
          <w:p w14:paraId="2CFA3204"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/>
            <w:tcW w:w="2694" w:type="dxa"/>
            <w:vAlign w:val="center"/>
            <w:textDirection w:val="lrTb"/>
            <w:noWrap w:val="false"/>
          </w:tcPr>
          <w:p w14:paraId="14678934">
            <w:pPr>
              <w:pBdr/>
              <w:spacing/>
              <w:ind/>
              <w:rPr/>
            </w:pPr>
            <w:r/>
            <w:bookmarkStart w:id="36" w:name="更改单编号4"/>
            <w:r/>
            <w:bookmarkEnd w:id="36"/>
            <w:r/>
            <w:r/>
          </w:p>
        </w:tc>
        <w:tc>
          <w:tcPr>
            <w:gridSpan w:val="7"/>
            <w:tcBorders/>
            <w:tcW w:w="2409" w:type="dxa"/>
            <w:vAlign w:val="center"/>
            <w:textDirection w:val="lrTb"/>
            <w:noWrap w:val="false"/>
          </w:tcPr>
          <w:p w14:paraId="1049EF5C">
            <w:pPr>
              <w:pBdr/>
              <w:spacing/>
              <w:ind/>
              <w:rPr/>
            </w:pPr>
            <w:r/>
            <w:bookmarkStart w:id="37" w:name="更改日期4"/>
            <w:r/>
            <w:bookmarkEnd w:id="37"/>
            <w:r/>
            <w:r/>
          </w:p>
        </w:tc>
        <w:tc>
          <w:tcPr>
            <w:gridSpan w:val="3"/>
            <w:tcBorders/>
            <w:tcW w:w="2127" w:type="dxa"/>
            <w:vAlign w:val="center"/>
            <w:textDirection w:val="lrTb"/>
            <w:noWrap w:val="false"/>
          </w:tcPr>
          <w:p w14:paraId="5CF0B1CB">
            <w:pPr>
              <w:pBdr/>
              <w:spacing/>
              <w:ind/>
              <w:rPr/>
            </w:pPr>
            <w:r/>
            <w:bookmarkStart w:id="38" w:name="更改人4"/>
            <w:r/>
            <w:bookmarkEnd w:id="38"/>
            <w:r/>
            <w:r/>
          </w:p>
        </w:tc>
        <w:tc>
          <w:tcPr>
            <w:gridSpan w:val="7"/>
            <w:tcBorders/>
            <w:tcW w:w="2777" w:type="dxa"/>
            <w:vAlign w:val="center"/>
            <w:textDirection w:val="lrTb"/>
            <w:noWrap w:val="false"/>
          </w:tcPr>
          <w:p w14:paraId="26CB0BAA">
            <w:pPr>
              <w:pBdr/>
              <w:spacing/>
              <w:ind/>
              <w:rPr/>
            </w:pPr>
            <w:r/>
            <w:bookmarkStart w:id="39" w:name="更改情况4"/>
            <w:r/>
            <w:bookmarkEnd w:id="39"/>
            <w:r/>
            <w:r/>
          </w:p>
        </w:tc>
      </w:tr>
    </w:tbl>
    <w:p w14:paraId="7FBCE385">
      <w:pPr>
        <w:pBdr/>
        <w:spacing/>
        <w:ind/>
        <w:rPr/>
        <w:sectPr>
          <w:footerReference w:type="default" r:id="rId9"/>
          <w:footnotePr/>
          <w:endnotePr/>
          <w:type w:val="nextPage"/>
          <w:pgSz w:h="16838" w:orient="portrait" w:w="11906"/>
          <w:pgMar w:top="720" w:right="720" w:bottom="720" w:left="720" w:header="851" w:footer="567" w:gutter="0"/>
          <w:pgBorders w:display="allPages" w:offsetFrom="page" w:zOrder="front">
            <w:bottom w:color="000000" w:space="24" w:sz="18" w:val="single"/>
            <w:left w:color="000000" w:space="24" w:sz="18" w:val="single"/>
            <w:right w:color="000000" w:space="24" w:sz="18" w:val="single"/>
            <w:top w:color="000000" w:space="24" w:sz="18" w:val="single"/>
          </w:pgBorders>
          <w:cols w:num="1" w:sep="0" w:space="425" w:equalWidth="1"/>
        </w:sectPr>
      </w:pPr>
      <w:r/>
      <w:r/>
    </w:p>
    <w:sdt>
      <w:sdtPr>
        <w15:appearance w15:val="boundingBox"/>
        <w:id w:val="-1824886024"/>
        <w:docPartObj>
          <w:docPartGallery w:val="Table of Contents"/>
          <w:docPartUnique w:val="true"/>
        </w:docPartObj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  <w:lang w:val="zh-CN"/>
        </w:rPr>
      </w:sdtPr>
      <w:sdtContent>
        <w:p w14:paraId="777955D5">
          <w:pPr>
            <w:pStyle w:val="972"/>
            <w:pBdr/>
            <w:spacing/>
            <w:ind/>
            <w:jc w:val="center"/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 xml:space="preserve">目录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r>
        </w:p>
        <w:p w14:paraId="7593089D">
          <w:pPr>
            <w:pStyle w:val="848"/>
            <w:pBdr/>
            <w:tabs>
              <w:tab w:val="right" w:leader="dot" w:pos="10466"/>
            </w:tabs>
            <w:spacing/>
            <w:ind/>
            <w:rPr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_Toc24757 </w:instrText>
          </w:r>
          <w:r>
            <w:fldChar w:fldCharType="separate"/>
          </w:r>
          <w:r>
            <w:rPr>
              <w:rFonts w:hint="eastAsia"/>
            </w:rPr>
            <w:t xml:space="preserve">1 </w:t>
          </w:r>
          <w:r>
            <w:rPr>
              <w:rFonts w:hint="eastAsia"/>
              <w:lang w:val="en-US" w:eastAsia="zh-CN"/>
            </w:rPr>
            <w:t xml:space="preserve">火箭</w:t>
          </w:r>
          <w:r>
            <w:t xml:space="preserve">概述</w:t>
          </w:r>
          <w:r>
            <w:tab/>
          </w:r>
          <w:r>
            <w:fldChar w:fldCharType="begin"/>
          </w:r>
          <w:r>
            <w:instrText xml:space="preserve"> PAGEREF _Toc24757 \h </w:instrText>
          </w:r>
          <w:r>
            <w:fldChar w:fldCharType="separate"/>
          </w:r>
          <w:r>
            <w:t xml:space="preserve">4</w:t>
          </w:r>
          <w:r>
            <w:fldChar w:fldCharType="end"/>
          </w:r>
          <w:r>
            <w:fldChar w:fldCharType="end"/>
          </w:r>
          <w:r/>
        </w:p>
        <w:p w14:paraId="3A056356">
          <w:pPr>
            <w:pStyle w:val="848"/>
            <w:pBdr/>
            <w:tabs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_Toc27008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 xml:space="preserve">2 </w:t>
          </w:r>
          <w:r>
            <w:t xml:space="preserve">输入条件</w:t>
          </w:r>
          <w:r>
            <w:tab/>
          </w:r>
          <w:r>
            <w:fldChar w:fldCharType="begin"/>
          </w:r>
          <w:r>
            <w:instrText xml:space="preserve"> PAGEREF _Toc27008 \h </w:instrText>
          </w:r>
          <w:r>
            <w:fldChar w:fldCharType="separate"/>
          </w:r>
          <w:r>
            <w:t xml:space="preserve"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7D653FE7">
          <w:pPr>
            <w:pStyle w:val="853"/>
            <w:pBdr/>
            <w:tabs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_Toc17528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2.1 </w:t>
          </w:r>
          <w:r>
            <w:rPr>
              <w:rFonts w:hint="eastAsia"/>
              <w:lang w:val="en-US" w:eastAsia="zh-CN"/>
            </w:rPr>
            <w:t xml:space="preserve">全箭理论图</w:t>
          </w:r>
          <w:r>
            <w:tab/>
          </w:r>
          <w:r>
            <w:fldChar w:fldCharType="begin"/>
          </w:r>
          <w:r>
            <w:instrText xml:space="preserve"> PAGEREF _Toc17528 \h </w:instrText>
          </w:r>
          <w:r>
            <w:fldChar w:fldCharType="separate"/>
          </w:r>
          <w:r>
            <w:t xml:space="preserve"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065E0CF7">
          <w:pPr>
            <w:pStyle w:val="848"/>
            <w:pBdr/>
            <w:tabs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_Toc27254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3 气动坐标系定义</w:t>
          </w:r>
          <w:r>
            <w:tab/>
          </w:r>
          <w:r>
            <w:fldChar w:fldCharType="begin"/>
          </w:r>
          <w:r>
            <w:instrText xml:space="preserve"> PAGEREF _Toc27254 \h </w:instrText>
          </w:r>
          <w:r>
            <w:fldChar w:fldCharType="separate"/>
          </w:r>
          <w:r>
            <w:t xml:space="preserve"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2325A69E">
          <w:pPr>
            <w:pStyle w:val="848"/>
            <w:pBdr/>
            <w:tabs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_Toc20219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4 全箭气动特性计算</w:t>
          </w:r>
          <w:r>
            <w:tab/>
          </w:r>
          <w:r>
            <w:fldChar w:fldCharType="begin"/>
          </w:r>
          <w:r>
            <w:instrText xml:space="preserve"> PAGEREF _Toc20219 \h </w:instrText>
          </w:r>
          <w:r>
            <w:fldChar w:fldCharType="separate"/>
          </w:r>
          <w:r>
            <w:t xml:space="preserve"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6B50459F">
          <w:pPr>
            <w:pStyle w:val="853"/>
            <w:pBdr/>
            <w:tabs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_Toc27737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 xml:space="preserve">4.1 </w:t>
          </w:r>
          <w:r>
            <w:rPr>
              <w:rFonts w:hint="eastAsia"/>
              <w:lang w:val="en-US" w:eastAsia="zh-CN"/>
            </w:rPr>
            <w:t xml:space="preserve">气动计算参考值</w:t>
          </w:r>
          <w:r>
            <w:tab/>
          </w:r>
          <w:r>
            <w:fldChar w:fldCharType="begin"/>
          </w:r>
          <w:r>
            <w:instrText xml:space="preserve"> PAGEREF _Toc27737 \h </w:instrText>
          </w:r>
          <w:r>
            <w:fldChar w:fldCharType="separate"/>
          </w:r>
          <w:r>
            <w:t xml:space="preserve"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34935C47">
          <w:pPr>
            <w:pStyle w:val="853"/>
            <w:pBdr/>
            <w:tabs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 xml:space="preserve">4.2 </w:t>
          </w:r>
          <w:r>
            <w:rPr>
              <w:rFonts w:hint="eastAsia"/>
              <w:lang w:val="en-US" w:eastAsia="zh-CN"/>
            </w:rPr>
            <w:t xml:space="preserve">计算状态选取</w:t>
          </w:r>
          <w:r>
            <w:tab/>
          </w:r>
          <w:r>
            <w:fldChar w:fldCharType="begin"/>
          </w:r>
          <w:r>
            <w:instrText xml:space="preserve"> PAGEREF _Toc2087 \h </w:instrText>
          </w:r>
          <w:r>
            <w:fldChar w:fldCharType="separate"/>
          </w:r>
          <w:r>
            <w:t xml:space="preserve"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34B7BB49">
          <w:pPr>
            <w:pStyle w:val="853"/>
            <w:pBdr/>
            <w:tabs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_Toc6903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 xml:space="preserve">4.3 </w:t>
          </w:r>
          <w:r>
            <w:rPr>
              <w:rFonts w:hint="eastAsia"/>
              <w:lang w:val="en-US" w:eastAsia="zh-CN"/>
            </w:rPr>
            <w:t xml:space="preserve">CFD计算网格及模型</w:t>
          </w:r>
          <w:r>
            <w:tab/>
          </w:r>
          <w:r>
            <w:fldChar w:fldCharType="begin"/>
          </w:r>
          <w:r>
            <w:instrText xml:space="preserve"> PAGEREF _Toc6903 \h </w:instrText>
          </w:r>
          <w:r>
            <w:fldChar w:fldCharType="separate"/>
          </w:r>
          <w:r>
            <w:t xml:space="preserve"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5F9FBE76">
          <w:pPr>
            <w:pStyle w:val="853"/>
            <w:pBdr/>
            <w:tabs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_Toc10766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 xml:space="preserve">4.4 </w:t>
          </w:r>
          <w:r>
            <w:rPr>
              <w:rFonts w:hint="eastAsia"/>
              <w:lang w:val="en-US" w:eastAsia="zh-CN"/>
            </w:rPr>
            <w:t xml:space="preserve">CFD计算结果</w:t>
          </w:r>
          <w:r>
            <w:tab/>
          </w:r>
          <w:r>
            <w:fldChar w:fldCharType="begin"/>
          </w:r>
          <w:r>
            <w:instrText xml:space="preserve"> PAGEREF _Toc10766 \h </w:instrText>
          </w:r>
          <w:r>
            <w:fldChar w:fldCharType="separate"/>
          </w:r>
          <w:r>
            <w:t xml:space="preserve"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411545D3">
          <w:pPr>
            <w:pStyle w:val="841"/>
            <w:pBdr/>
            <w:tabs>
              <w:tab w:val="clear" w:leader="none" w:pos="10457"/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_Toc30632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lang w:val="en-US" w:eastAsia="zh-CN"/>
            </w:rPr>
            <w:t xml:space="preserve">4.4.1 </w:t>
          </w:r>
          <w:r>
            <w:rPr>
              <w:rFonts w:hint="eastAsia"/>
              <w:lang w:val="en-US" w:eastAsia="zh-CN"/>
            </w:rPr>
            <w:t xml:space="preserve">轴向力系数</w:t>
          </w:r>
          <w:r>
            <w:tab/>
          </w:r>
          <w:r>
            <w:fldChar w:fldCharType="begin"/>
          </w:r>
          <w:r>
            <w:instrText xml:space="preserve"> PAGEREF _Toc30632 \h </w:instrText>
          </w:r>
          <w:r>
            <w:fldChar w:fldCharType="separate"/>
          </w:r>
          <w:r>
            <w:t xml:space="preserve"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11DFED08">
          <w:pPr>
            <w:pStyle w:val="841"/>
            <w:pBdr/>
            <w:tabs>
              <w:tab w:val="clear" w:leader="none" w:pos="10457"/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_Toc27116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lang w:val="en-US" w:eastAsia="zh-CN"/>
            </w:rPr>
            <w:t xml:space="preserve">4.4.2 </w:t>
          </w:r>
          <w:r>
            <w:rPr>
              <w:rFonts w:hint="eastAsia"/>
              <w:lang w:val="en-US" w:eastAsia="zh-CN"/>
            </w:rPr>
            <w:t xml:space="preserve">法向力系数</w:t>
          </w:r>
          <w:r>
            <w:tab/>
          </w:r>
          <w:r>
            <w:fldChar w:fldCharType="begin"/>
          </w:r>
          <w:r>
            <w:instrText xml:space="preserve"> PAGEREF _Toc27116 \h </w:instrText>
          </w:r>
          <w:r>
            <w:fldChar w:fldCharType="separate"/>
          </w:r>
          <w:r>
            <w:t xml:space="preserve"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14964D49">
          <w:pPr>
            <w:pStyle w:val="841"/>
            <w:pBdr/>
            <w:tabs>
              <w:tab w:val="clear" w:leader="none" w:pos="10457"/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_Toc24281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lang w:val="en-US" w:eastAsia="zh-CN"/>
            </w:rPr>
            <w:t xml:space="preserve">4.4.3 </w:t>
          </w:r>
          <w:r>
            <w:rPr>
              <w:rFonts w:hint="eastAsia"/>
              <w:lang w:val="en-US" w:eastAsia="zh-CN"/>
            </w:rPr>
            <w:t xml:space="preserve">压心系数</w:t>
          </w:r>
          <w:r>
            <w:tab/>
          </w:r>
          <w:r>
            <w:fldChar w:fldCharType="begin"/>
          </w:r>
          <w:r>
            <w:instrText xml:space="preserve"> PAGEREF _Toc24281 \h </w:instrText>
          </w:r>
          <w:r>
            <w:fldChar w:fldCharType="separate"/>
          </w:r>
          <w:r>
            <w:t xml:space="preserve"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34F6AFB3">
          <w:pPr>
            <w:pStyle w:val="848"/>
            <w:pBdr/>
            <w:tabs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_Toc17943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5 全箭分布气动力计算</w:t>
          </w:r>
          <w:r>
            <w:tab/>
          </w:r>
          <w:r>
            <w:fldChar w:fldCharType="begin"/>
          </w:r>
          <w:r>
            <w:instrText xml:space="preserve"> PAGEREF _Toc17943 \h </w:instrText>
          </w:r>
          <w:r>
            <w:fldChar w:fldCharType="separate"/>
          </w:r>
          <w:r>
            <w:t xml:space="preserve"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2B2186CA">
          <w:pPr>
            <w:pStyle w:val="853"/>
            <w:pBdr/>
            <w:tabs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_Toc700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 xml:space="preserve">5.1 </w:t>
          </w:r>
          <w:r>
            <w:rPr>
              <w:rFonts w:hint="eastAsia"/>
              <w:lang w:val="en-US" w:eastAsia="zh-CN"/>
            </w:rPr>
            <w:t xml:space="preserve">计算状态选取</w:t>
          </w:r>
          <w:r>
            <w:tab/>
          </w:r>
          <w:r>
            <w:fldChar w:fldCharType="begin"/>
          </w:r>
          <w:r>
            <w:instrText xml:space="preserve"> PAGEREF _Toc700 \h </w:instrText>
          </w:r>
          <w:r>
            <w:fldChar w:fldCharType="separate"/>
          </w:r>
          <w:r>
            <w:t xml:space="preserve"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79EE0BC0">
          <w:pPr>
            <w:pStyle w:val="853"/>
            <w:pBdr/>
            <w:tabs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_Toc26725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  <w:lang w:val="en-US" w:eastAsia="zh-CN"/>
            </w:rPr>
            <w:t xml:space="preserve">5.2 </w:t>
          </w:r>
          <w:r>
            <w:rPr>
              <w:rFonts w:hint="eastAsia"/>
              <w:lang w:val="en-US" w:eastAsia="zh-CN"/>
            </w:rPr>
            <w:t xml:space="preserve">CFD计算结果</w:t>
          </w:r>
          <w:r>
            <w:tab/>
          </w:r>
          <w:r>
            <w:fldChar w:fldCharType="begin"/>
          </w:r>
          <w:r>
            <w:instrText xml:space="preserve"> PAGEREF _Toc26725 \h </w:instrText>
          </w:r>
          <w:r>
            <w:fldChar w:fldCharType="separate"/>
          </w:r>
          <w:r>
            <w:t xml:space="preserve"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2367EAA5">
          <w:pPr>
            <w:pStyle w:val="848"/>
            <w:pBdr/>
            <w:tabs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_Toc19597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6 分离子级气动特性计算</w:t>
          </w:r>
          <w:r>
            <w:tab/>
          </w:r>
          <w:r>
            <w:fldChar w:fldCharType="begin"/>
          </w:r>
          <w:r>
            <w:instrText xml:space="preserve"> PAGEREF _Toc19597 \h </w:instrText>
          </w:r>
          <w:r>
            <w:fldChar w:fldCharType="separate"/>
          </w:r>
          <w:r>
            <w:t xml:space="preserve"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62459AE7">
          <w:pPr>
            <w:pStyle w:val="853"/>
            <w:pBdr/>
            <w:tabs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_Toc26841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6.1 </w:t>
          </w:r>
          <w:r>
            <w:rPr>
              <w:rFonts w:hint="eastAsia"/>
              <w:lang w:val="en-US" w:eastAsia="zh-CN"/>
            </w:rPr>
            <w:t xml:space="preserve">一子级气动特性</w:t>
          </w:r>
          <w:r>
            <w:tab/>
          </w:r>
          <w:r>
            <w:fldChar w:fldCharType="begin"/>
          </w:r>
          <w:r>
            <w:instrText xml:space="preserve"> PAGEREF _Toc26841 \h </w:instrText>
          </w:r>
          <w:r>
            <w:fldChar w:fldCharType="separate"/>
          </w:r>
          <w:r>
            <w:t xml:space="preserve"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294E0D7C">
          <w:pPr>
            <w:pStyle w:val="841"/>
            <w:pBdr/>
            <w:tabs>
              <w:tab w:val="clear" w:leader="none" w:pos="10457"/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_Toc24860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lang w:val="en-US" w:eastAsia="zh-CN"/>
            </w:rPr>
            <w:t xml:space="preserve">6.1.1 </w:t>
          </w:r>
          <w:r>
            <w:rPr>
              <w:rFonts w:hint="eastAsia"/>
              <w:lang w:val="en-US" w:eastAsia="zh-CN"/>
            </w:rPr>
            <w:t xml:space="preserve">气动计算参考值</w:t>
          </w:r>
          <w:r>
            <w:tab/>
          </w:r>
          <w:r>
            <w:fldChar w:fldCharType="begin"/>
          </w:r>
          <w:r>
            <w:instrText xml:space="preserve"> PAGEREF _Toc24860 \h </w:instrText>
          </w:r>
          <w:r>
            <w:fldChar w:fldCharType="separate"/>
          </w:r>
          <w:r>
            <w:t xml:space="preserve"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231EB8D3">
          <w:pPr>
            <w:pStyle w:val="841"/>
            <w:pBdr/>
            <w:tabs>
              <w:tab w:val="clear" w:leader="none" w:pos="10457"/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_Toc23183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lang w:val="en-US" w:eastAsia="zh-CN"/>
            </w:rPr>
            <w:t xml:space="preserve">6.1.2 </w:t>
          </w:r>
          <w:r>
            <w:rPr>
              <w:rFonts w:hint="eastAsia"/>
              <w:lang w:val="en-US" w:eastAsia="zh-CN"/>
            </w:rPr>
            <w:t xml:space="preserve">计算状态选取</w:t>
          </w:r>
          <w:r>
            <w:tab/>
          </w:r>
          <w:r>
            <w:fldChar w:fldCharType="begin"/>
          </w:r>
          <w:r>
            <w:instrText xml:space="preserve"> PAGEREF _Toc23183 \h </w:instrText>
          </w:r>
          <w:r>
            <w:fldChar w:fldCharType="separate"/>
          </w:r>
          <w:r>
            <w:t xml:space="preserve"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44288F81">
          <w:pPr>
            <w:pStyle w:val="841"/>
            <w:pBdr/>
            <w:tabs>
              <w:tab w:val="clear" w:leader="none" w:pos="10457"/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_Toc10866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lang w:val="en-US" w:eastAsia="zh-CN"/>
            </w:rPr>
            <w:t xml:space="preserve">6.1.3 </w:t>
          </w:r>
          <w:r>
            <w:rPr>
              <w:rFonts w:hint="eastAsia"/>
              <w:lang w:val="en-US" w:eastAsia="zh-CN"/>
            </w:rPr>
            <w:t xml:space="preserve">计算结果</w:t>
          </w:r>
          <w:r>
            <w:tab/>
          </w:r>
          <w:r>
            <w:fldChar w:fldCharType="begin"/>
          </w:r>
          <w:r>
            <w:instrText xml:space="preserve"> PAGEREF _Toc10866 \h </w:instrText>
          </w:r>
          <w:r>
            <w:fldChar w:fldCharType="separate"/>
          </w:r>
          <w:r>
            <w:t xml:space="preserve"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2ED00C91">
          <w:pPr>
            <w:pStyle w:val="853"/>
            <w:pBdr/>
            <w:tabs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_Toc7492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6.2 </w:t>
          </w:r>
          <w:r>
            <w:rPr>
              <w:rFonts w:hint="eastAsia"/>
              <w:lang w:val="en-US" w:eastAsia="zh-CN"/>
            </w:rPr>
            <w:t xml:space="preserve">二子级气动特性</w:t>
          </w:r>
          <w:r>
            <w:tab/>
          </w:r>
          <w:r>
            <w:fldChar w:fldCharType="begin"/>
          </w:r>
          <w:r>
            <w:instrText xml:space="preserve"> PAGEREF _Toc7492 \h </w:instrText>
          </w:r>
          <w:r>
            <w:fldChar w:fldCharType="separate"/>
          </w:r>
          <w:r>
            <w:t xml:space="preserve"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4B4CCF51">
          <w:pPr>
            <w:pStyle w:val="841"/>
            <w:pBdr/>
            <w:tabs>
              <w:tab w:val="clear" w:leader="none" w:pos="10457"/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_Toc6091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lang w:val="en-US" w:eastAsia="zh-CN"/>
            </w:rPr>
            <w:t xml:space="preserve">6.2.1 </w:t>
          </w:r>
          <w:r>
            <w:rPr>
              <w:rFonts w:hint="eastAsia"/>
              <w:lang w:val="en-US" w:eastAsia="zh-CN"/>
            </w:rPr>
            <w:t xml:space="preserve">气动计算参考值</w:t>
          </w:r>
          <w:r>
            <w:tab/>
          </w:r>
          <w:r>
            <w:fldChar w:fldCharType="begin"/>
          </w:r>
          <w:r>
            <w:instrText xml:space="preserve"> PAGEREF _Toc6091 \h </w:instrText>
          </w:r>
          <w:r>
            <w:fldChar w:fldCharType="separate"/>
          </w:r>
          <w:r>
            <w:t xml:space="preserve"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5CB0186D">
          <w:pPr>
            <w:pStyle w:val="841"/>
            <w:pBdr/>
            <w:tabs>
              <w:tab w:val="clear" w:leader="none" w:pos="10457"/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_Toc32753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lang w:val="en-US" w:eastAsia="zh-CN"/>
            </w:rPr>
            <w:t xml:space="preserve">6.2.2 </w:t>
          </w:r>
          <w:r>
            <w:rPr>
              <w:rFonts w:hint="eastAsia"/>
              <w:lang w:val="en-US" w:eastAsia="zh-CN"/>
            </w:rPr>
            <w:t xml:space="preserve">计算状态选取</w:t>
          </w:r>
          <w:r>
            <w:tab/>
          </w:r>
          <w:r>
            <w:fldChar w:fldCharType="begin"/>
          </w:r>
          <w:r>
            <w:instrText xml:space="preserve"> PAGEREF _Toc32753 \h </w:instrText>
          </w:r>
          <w:r>
            <w:fldChar w:fldCharType="separate"/>
          </w:r>
          <w:r>
            <w:t xml:space="preserve"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59E1DC4F">
          <w:pPr>
            <w:pStyle w:val="841"/>
            <w:pBdr/>
            <w:tabs>
              <w:tab w:val="clear" w:leader="none" w:pos="10457"/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_Toc3646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lang w:val="en-US" w:eastAsia="zh-CN"/>
            </w:rPr>
            <w:t xml:space="preserve">6.2.3 </w:t>
          </w:r>
          <w:r>
            <w:rPr>
              <w:rFonts w:hint="eastAsia"/>
              <w:lang w:val="en-US" w:eastAsia="zh-CN"/>
            </w:rPr>
            <w:t xml:space="preserve">计算结果</w:t>
          </w:r>
          <w:r>
            <w:tab/>
          </w:r>
          <w:r>
            <w:fldChar w:fldCharType="begin"/>
          </w:r>
          <w:r>
            <w:instrText xml:space="preserve"> PAGEREF _Toc3646 \h </w:instrText>
          </w:r>
          <w:r>
            <w:fldChar w:fldCharType="separate"/>
          </w:r>
          <w:r>
            <w:t xml:space="preserve"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79D7491A">
          <w:pPr>
            <w:pStyle w:val="848"/>
            <w:pBdr/>
            <w:tabs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_Toc25927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 xml:space="preserve">7 </w:t>
          </w:r>
          <w:r>
            <w:rPr>
              <w:rFonts w:hint="eastAsia"/>
              <w:lang w:val="en-US" w:eastAsia="zh-CN"/>
            </w:rPr>
            <w:t xml:space="preserve">结论</w:t>
          </w:r>
          <w:r>
            <w:tab/>
          </w:r>
          <w:r>
            <w:fldChar w:fldCharType="begin"/>
          </w:r>
          <w:r>
            <w:instrText xml:space="preserve"> PAGEREF _Toc25927 \h </w:instrText>
          </w:r>
          <w:r>
            <w:fldChar w:fldCharType="separate"/>
          </w:r>
          <w:r>
            <w:t xml:space="preserve"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732FCAD2">
          <w:pPr>
            <w:pStyle w:val="848"/>
            <w:pBdr/>
            <w:tabs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_Toc6090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附表A 全箭气动特性</w:t>
          </w:r>
          <w:r>
            <w:tab/>
          </w:r>
          <w:r>
            <w:fldChar w:fldCharType="begin"/>
          </w:r>
          <w:r>
            <w:instrText xml:space="preserve"> PAGEREF _Toc6090 \h </w:instrText>
          </w:r>
          <w:r>
            <w:fldChar w:fldCharType="separate"/>
          </w:r>
          <w:r>
            <w:t xml:space="preserve"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68FA52E1">
          <w:pPr>
            <w:pStyle w:val="848"/>
            <w:pBdr/>
            <w:tabs>
              <w:tab w:val="right" w:leader="dot" w:pos="10466"/>
            </w:tabs>
            <w:spacing/>
            <w:ind/>
            <w:rPr/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_Toc24855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附表B 全箭分布法向力</w:t>
          </w:r>
          <w:r>
            <w:tab/>
          </w:r>
          <w:r>
            <w:fldChar w:fldCharType="begin"/>
          </w:r>
          <w:r>
            <w:instrText xml:space="preserve"> PAGEREF _Toc24855 \h </w:instrText>
          </w:r>
          <w:r>
            <w:fldChar w:fldCharType="separate"/>
          </w:r>
          <w:r>
            <w:t xml:space="preserve"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  <w:r/>
        </w:p>
        <w:p w14:paraId="2B873CCB">
          <w:pPr>
            <w:pBdr/>
            <w:spacing/>
            <w:ind/>
            <w:rPr/>
          </w:pPr>
          <w:r>
            <w:rPr>
              <w:bCs/>
              <w:lang w:val="zh-CN"/>
            </w:rPr>
            <w:fldChar w:fldCharType="end"/>
          </w:r>
          <w:r/>
        </w:p>
      </w:sdtContent>
    </w:sdt>
    <w:p w14:paraId="3AEE39B1">
      <w:pPr>
        <w:pBdr/>
        <w:spacing/>
        <w:ind/>
        <w:rPr/>
      </w:pPr>
      <w:r/>
      <w:r/>
    </w:p>
    <w:p w14:paraId="343685D2">
      <w:pPr>
        <w:widowControl w:val="true"/>
        <w:pBdr/>
        <w:spacing w:line="240" w:lineRule="auto"/>
        <w:ind/>
        <w:jc w:val="left"/>
        <w:rPr/>
      </w:pPr>
      <w:r>
        <w:br w:type="page" w:clear="all"/>
      </w:r>
      <w:r/>
    </w:p>
    <w:p w14:paraId="45E09EC6">
      <w:pPr>
        <w:pStyle w:val="869"/>
        <w:pBdr/>
        <w:spacing/>
        <w:ind/>
        <w:rPr/>
      </w:pPr>
      <w:r/>
      <w:bookmarkStart w:id="40" w:name="_Toc24757"/>
      <w:r/>
      <w:bookmarkStart w:id="41" w:name="_Toc26491"/>
      <w:r>
        <w:rPr>
          <w:rFonts w:hint="eastAsia"/>
          <w:lang w:val="en-US" w:eastAsia="zh-CN"/>
        </w:rPr>
        <w:t xml:space="preserve">火箭</w:t>
      </w:r>
      <w:r>
        <w:t xml:space="preserve">概述</w:t>
      </w:r>
      <w:bookmarkEnd w:id="40"/>
      <w:r/>
      <w:bookmarkEnd w:id="41"/>
      <w:r/>
      <w:r/>
    </w:p>
    <w:p w14:paraId="2A042834">
      <w:pPr>
        <w:pStyle w:val="876"/>
        <w:pBdr/>
        <w:spacing/>
        <w:ind w:firstLine="480"/>
        <w:rPr>
          <w:rFonts w:hint="eastAsia"/>
          <w:highlight w:val="none"/>
          <w:vertAlign w:val="baseline"/>
          <w:lang w:val="en-US" w:eastAsia="zh-CN"/>
        </w:rPr>
      </w:pPr>
      <w:r>
        <w:rPr>
          <w:rFonts w:hint="eastAsia"/>
        </w:rPr>
        <w:t xml:space="preserve">易龙-</w:t>
      </w:r>
      <w:r>
        <w:t xml:space="preserve">1</w:t>
      </w:r>
      <w:r>
        <w:rPr>
          <w:rFonts w:hint="eastAsia"/>
        </w:rPr>
        <w:t xml:space="preserve">（Y</w:t>
      </w:r>
      <w:r>
        <w:t xml:space="preserve">L-1</w:t>
      </w:r>
      <w:r>
        <w:rPr>
          <w:rFonts w:hint="eastAsia"/>
        </w:rPr>
        <w:t xml:space="preserve">）</w:t>
      </w:r>
      <w:r>
        <w:t xml:space="preserve">液体</w:t>
      </w:r>
      <w:r>
        <w:rPr>
          <w:rFonts w:hint="eastAsia"/>
        </w:rPr>
        <w:t xml:space="preserve">运载</w:t>
      </w:r>
      <w:r>
        <w:t xml:space="preserve">火箭为两级状态</w:t>
      </w:r>
      <w:r>
        <w:rPr>
          <w:rFonts w:hint="eastAsia"/>
        </w:rPr>
        <w:t xml:space="preserve">，</w:t>
      </w:r>
      <w:r>
        <w:t xml:space="preserve">箭体</w:t>
      </w:r>
      <w:r>
        <w:rPr>
          <w:rFonts w:hint="eastAsia"/>
        </w:rPr>
        <w:t xml:space="preserve">名义</w:t>
      </w:r>
      <w:r>
        <w:t xml:space="preserve">直径</w:t>
      </w:r>
      <w:r>
        <w:rPr>
          <w:rFonts w:hint="eastAsia"/>
        </w:rPr>
        <w:t xml:space="preserve">5016</w:t>
      </w:r>
      <w:r>
        <w:t xml:space="preserve">mm</w:t>
      </w:r>
      <w:r>
        <w:rPr>
          <w:rFonts w:hint="eastAsia"/>
        </w:rPr>
        <w:t xml:space="preserve">，</w:t>
      </w:r>
      <w:r>
        <w:t xml:space="preserve">一级采用9</w:t>
      </w:r>
      <w:r>
        <w:rPr>
          <w:rFonts w:hint="eastAsia"/>
        </w:rPr>
        <w:t xml:space="preserve">台地面推力8</w:t>
      </w:r>
      <w:r>
        <w:t xml:space="preserve">0</w:t>
      </w:r>
      <w:r>
        <w:rPr>
          <w:rFonts w:hint="eastAsia"/>
        </w:rPr>
        <w:t xml:space="preserve">t级</w:t>
      </w:r>
      <w:r>
        <w:t xml:space="preserve">的</w:t>
      </w:r>
      <w:r>
        <w:rPr>
          <w:rFonts w:hint="eastAsia"/>
        </w:rPr>
        <w:t xml:space="preserve">Y</w:t>
      </w:r>
      <w:r>
        <w:t xml:space="preserve">F-102</w:t>
      </w:r>
      <w:r>
        <w:rPr>
          <w:rFonts w:hint="eastAsia"/>
        </w:rPr>
        <w:t xml:space="preserve">液氧煤油发动机</w:t>
      </w:r>
      <w:r>
        <w:rPr>
          <w:rFonts w:hint="eastAsia"/>
          <w:lang w:eastAsia="zh-CN"/>
        </w:rPr>
        <w:t xml:space="preserve">，</w:t>
      </w:r>
      <w:r>
        <w:rPr>
          <w:rFonts w:hint="eastAsia"/>
        </w:rPr>
        <w:t xml:space="preserve">二级采用1台真空推力7</w:t>
      </w:r>
      <w:r>
        <w:t xml:space="preserve">0</w:t>
      </w:r>
      <w:r>
        <w:rPr>
          <w:rFonts w:hint="eastAsia"/>
        </w:rPr>
        <w:t xml:space="preserve">t级</w:t>
      </w:r>
      <w:r>
        <w:t xml:space="preserve">的</w:t>
      </w:r>
      <w:r>
        <w:rPr>
          <w:rFonts w:hint="eastAsia"/>
        </w:rPr>
        <w:t xml:space="preserve">Y</w:t>
      </w:r>
      <w:r>
        <w:t xml:space="preserve">F-102V</w:t>
      </w:r>
      <w:r>
        <w:rPr>
          <w:rFonts w:hint="eastAsia"/>
        </w:rPr>
        <w:t xml:space="preserve">液氧煤油发动机。整流罩直径5</w:t>
      </w:r>
      <w:r>
        <w:t xml:space="preserve">200</w:t>
      </w:r>
      <w:r>
        <w:rPr>
          <w:rFonts w:hint="eastAsia"/>
        </w:rPr>
        <w:t xml:space="preserve">mm</w:t>
      </w:r>
      <w:r>
        <w:rPr>
          <w:rFonts w:hint="eastAsia"/>
          <w:highlight w:val="none"/>
          <w:vertAlign w:val="baseline"/>
          <w:lang w:val="en-US" w:eastAsia="zh-CN"/>
        </w:rPr>
        <w:t xml:space="preserve">。</w:t>
      </w:r>
      <w:r>
        <w:rPr>
          <w:rFonts w:hint="eastAsia"/>
          <w:highlight w:val="none"/>
          <w:vertAlign w:val="baseline"/>
          <w:lang w:val="en-US" w:eastAsia="zh-CN"/>
        </w:rPr>
      </w:r>
    </w:p>
    <w:p w14:paraId="6728A32A">
      <w:pPr>
        <w:pStyle w:val="876"/>
        <w:pBdr/>
        <w:spacing/>
        <w:ind w:firstLine="480"/>
        <w:rPr>
          <w:rFonts w:hint="eastAsia"/>
          <w:highlight w:val="none"/>
          <w:vertAlign w:val="baseline"/>
          <w:lang w:val="en-US" w:eastAsia="zh-CN"/>
        </w:rPr>
      </w:pPr>
      <w:r>
        <w:rPr>
          <w:rFonts w:hint="eastAsia"/>
          <w:highlight w:val="none"/>
          <w:vertAlign w:val="baseline"/>
          <w:lang w:val="en-US" w:eastAsia="zh-CN"/>
        </w:rPr>
        <w:t xml:space="preserve">本文为YL-1火箭全箭气动特性计算状态及结果。</w:t>
      </w:r>
      <w:r>
        <w:rPr>
          <w:rFonts w:hint="eastAsia"/>
          <w:highlight w:val="none"/>
          <w:vertAlign w:val="baseline"/>
          <w:lang w:val="en-US" w:eastAsia="zh-CN"/>
        </w:rPr>
      </w:r>
    </w:p>
    <w:p w14:paraId="43CBB231">
      <w:pPr>
        <w:pStyle w:val="869"/>
        <w:pBdr/>
        <w:spacing/>
        <w:ind/>
        <w:rPr/>
      </w:pPr>
      <w:r/>
      <w:bookmarkStart w:id="42" w:name="_Toc1675"/>
      <w:r/>
      <w:bookmarkStart w:id="43" w:name="_Toc27008"/>
      <w:r>
        <w:t xml:space="preserve">输入条件</w:t>
      </w:r>
      <w:bookmarkEnd w:id="42"/>
      <w:r/>
      <w:bookmarkEnd w:id="43"/>
      <w:r/>
      <w:r/>
    </w:p>
    <w:p w14:paraId="06A961E7">
      <w:pPr>
        <w:pStyle w:val="866"/>
        <w:pBdr/>
        <w:spacing/>
        <w:ind/>
        <w:rPr>
          <w:rFonts w:hint="eastAsia"/>
        </w:rPr>
      </w:pPr>
      <w:r/>
      <w:bookmarkStart w:id="44" w:name="_Toc24088"/>
      <w:r/>
      <w:bookmarkStart w:id="45" w:name="_Toc17528"/>
      <w:r>
        <w:rPr>
          <w:rFonts w:hint="eastAsia"/>
          <w:lang w:val="en-US" w:eastAsia="zh-CN"/>
        </w:rPr>
        <w:t xml:space="preserve">全箭理论图</w:t>
      </w:r>
      <w:bookmarkEnd w:id="44"/>
      <w:r/>
      <w:bookmarkEnd w:id="45"/>
      <w:r/>
      <w:r>
        <w:rPr>
          <w:rFonts w:hint="eastAsia"/>
        </w:rPr>
      </w:r>
    </w:p>
    <w:p w14:paraId="74D76AA0">
      <w:pPr>
        <w:pStyle w:val="876"/>
        <w:pBdr/>
        <w:spacing/>
        <w:ind w:firstLine="480"/>
        <w:rPr>
          <w:rFonts w:hint="eastAsia"/>
        </w:rPr>
      </w:pPr>
      <w:r>
        <w:rPr>
          <w:rFonts w:hint="eastAsia"/>
          <w:lang w:val="en-US" w:eastAsia="zh-CN"/>
        </w:rPr>
        <w:t xml:space="preserve">全箭理论图如下</w:t>
      </w:r>
      <w:r>
        <w:rPr>
          <w:rFonts w:hint="eastAsia"/>
        </w:rPr>
        <w:t xml:space="preserve">。</w:t>
      </w:r>
      <w:r>
        <w:rPr>
          <w:rFonts w:hint="eastAsia"/>
        </w:rPr>
      </w:r>
    </w:p>
    <w:p w14:paraId="7F6CB849">
      <w:pPr>
        <w:pStyle w:val="876"/>
        <w:pBdr/>
        <w:spacing/>
        <w:ind w:firstLine="480"/>
        <w:jc w:val="center"/>
        <w:rPr>
          <w:rFonts w:cs="Times New Roman"/>
        </w:rPr>
      </w:pPr>
      <w:r>
        <w:rPr>
          <w:rFonts w:hint="eastAsia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0" o:spid="_x0000_s0" type="#_x0000_t75" style="width:453.55pt;height:122.35pt;mso-wrap-distance-left:0.00pt;mso-wrap-distance-top:0.00pt;mso-wrap-distance-right:0.00pt;mso-wrap-distance-bottom:0.00pt;z-index:1;" filled="f" stroked="false">
            <v:imagedata r:id="rId12" o:title="" croptop="0f" cropleft="22351f" cropbottom="35154f" cropright="2403f"/>
            <o:lock v:ext="edit" rotation="t"/>
          </v:shape>
          <o:OLEObject DrawAspect="Content" r:id="rId13" ObjectID="_1525040" ProgID="AutoCAD.Drawing.19" ShapeID="_x0000_i0" Type="Embed"/>
        </w:object>
      </w:r>
      <w:r>
        <w:rPr>
          <w:rFonts w:cs="Times New Roman"/>
        </w:rPr>
      </w:r>
    </w:p>
    <w:p w14:paraId="1529CEA4">
      <w:pPr>
        <w:pStyle w:val="960"/>
        <w:pBdr/>
        <w:spacing/>
        <w:ind/>
        <w:rPr/>
      </w:pPr>
      <w:r>
        <w:rPr>
          <w:rFonts w:hint="eastAsia"/>
        </w:rPr>
        <w:t xml:space="preserve">火箭舱段名称、象限线和坐标系定义</w:t>
      </w:r>
      <w:r/>
    </w:p>
    <w:p w14:paraId="37B47233">
      <w:pPr>
        <w:pStyle w:val="876"/>
        <w:pBdr/>
        <w:spacing/>
        <w:ind w:firstLine="480"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</w:p>
    <w:p w14:paraId="10B77DA5">
      <w:pPr>
        <w:pStyle w:val="960"/>
        <w:numPr>
          <w:ilvl w:val="0"/>
          <w:numId w:val="0"/>
        </w:numPr>
        <w:pBdr/>
        <w:spacing/>
        <w:ind w:hanging="420" w:left="420"/>
        <w:rPr/>
      </w:pPr>
      <w:r>
        <w:rPr>
          <w:rFonts w:hint="eastAsia"/>
        </w:rPr>
        <w:object w:dxaOrig="0" w:dyaOrig="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" o:spid="_x0000_s1" type="#_x0000_t75" style="width:453.55pt;height:158.25pt;mso-wrap-distance-left:0.00pt;mso-wrap-distance-top:0.00pt;mso-wrap-distance-right:0.00pt;mso-wrap-distance-bottom:0.00pt;z-index:1;" filled="f" stroked="false">
            <v:imagedata r:id="rId14" o:title="" croptop="26386f" cropleft="17138f" cropbottom="16470f" cropright="24829f"/>
            <o:lock v:ext="edit" rotation="t"/>
          </v:shape>
          <o:OLEObject DrawAspect="Content" r:id="rId15" ObjectID="_1525041" ProgID="AutoCAD.Drawing.19" ShapeID="_x0000_i1" Type="Embed"/>
        </w:object>
      </w:r>
      <w:r/>
    </w:p>
    <w:p w14:paraId="6134CD6B">
      <w:pPr>
        <w:pStyle w:val="960"/>
        <w:numPr>
          <w:ilvl w:val="0"/>
          <w:numId w:val="0"/>
        </w:numPr>
        <w:pBdr/>
        <w:spacing/>
        <w:ind w:hanging="420" w:left="420"/>
        <w:rPr/>
      </w:pPr>
      <w:r/>
      <w:r/>
    </w:p>
    <w:p w14:paraId="20EBCB85">
      <w:pPr>
        <w:pStyle w:val="960"/>
        <w:pBdr/>
        <w:spacing/>
        <w:ind w:firstLine="480"/>
        <w:rPr/>
      </w:pPr>
      <w:r>
        <w:rPr>
          <w:rFonts w:hint="eastAsia"/>
        </w:rPr>
        <w:t xml:space="preserve">φ5.20m整流罩状态的火箭理论图</w:t>
      </w:r>
      <w:r/>
    </w:p>
    <w:p w14:paraId="06CBF5AE">
      <w:pPr>
        <w:pStyle w:val="960"/>
        <w:numPr>
          <w:ilvl w:val="0"/>
          <w:numId w:val="0"/>
        </w:numPr>
        <w:pBdr/>
        <w:spacing/>
        <w:ind/>
        <w:jc w:val="center"/>
        <w:rPr/>
      </w:pPr>
      <w:r/>
      <w:r/>
    </w:p>
    <w:p w14:paraId="4DBF6E48">
      <w:pPr>
        <w:pStyle w:val="869"/>
        <w:pBdr/>
        <w:spacing/>
        <w:ind/>
        <w:rPr>
          <w:rFonts w:hint="eastAsia"/>
          <w:lang w:val="en-US" w:eastAsia="zh-CN"/>
        </w:rPr>
      </w:pPr>
      <w:r/>
      <w:bookmarkStart w:id="46" w:name="_Toc27254"/>
      <w:r/>
      <w:bookmarkStart w:id="47" w:name="_Toc31976"/>
      <w:r>
        <w:rPr>
          <w:rFonts w:hint="eastAsia"/>
          <w:lang w:val="en-US" w:eastAsia="zh-CN"/>
        </w:rPr>
        <w:t xml:space="preserve">气动坐标系定义</w:t>
      </w:r>
      <w:bookmarkEnd w:id="46"/>
      <w:r/>
      <w:bookmarkEnd w:id="47"/>
      <w:r/>
      <w:r>
        <w:rPr>
          <w:rFonts w:hint="eastAsia"/>
          <w:lang w:val="en-US" w:eastAsia="zh-CN"/>
        </w:rPr>
      </w:r>
    </w:p>
    <w:p w14:paraId="0BE3F573">
      <w:pPr>
        <w:pStyle w:val="876"/>
        <w:pBdr/>
        <w:spacing/>
        <w:ind w:firstLine="480"/>
        <w:rPr>
          <w:rFonts w:hint="eastAsia"/>
          <w:vertAlign w:val="baseline"/>
          <w:lang w:val="en-US" w:eastAsia="zh-CN"/>
        </w:rPr>
      </w:pPr>
      <w:r>
        <w:rPr>
          <w:rFonts w:hint="eastAsia"/>
          <w:highlight w:val="none"/>
          <w:vertAlign w:val="baseline"/>
          <w:lang w:val="en-US" w:eastAsia="zh-CN"/>
        </w:rPr>
        <w:t xml:space="preserve">全箭气动特性计算采用总体坐标系，原点位于整流罩顶点，X轴指向箭体尾部</w:t>
      </w:r>
      <w:r>
        <w:rPr>
          <w:rFonts w:hint="eastAsia"/>
          <w:vertAlign w:val="baseline"/>
          <w:lang w:val="en-US" w:eastAsia="zh-CN"/>
        </w:rPr>
        <w:t xml:space="preserve">。</w:t>
      </w:r>
      <w:r>
        <w:rPr>
          <w:rFonts w:hint="eastAsia"/>
          <w:vertAlign w:val="baseline"/>
          <w:lang w:val="en-US" w:eastAsia="zh-CN"/>
        </w:rPr>
      </w:r>
    </w:p>
    <w:p w14:paraId="79E09AB1">
      <w:pPr>
        <w:pStyle w:val="876"/>
        <w:pBdr/>
        <w:spacing/>
        <w:ind w:firstLine="48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定义轴向力FA及轴向力系数CA沿X轴正方向；法向力FN及法向力系数CN沿Y轴正方向。</w:t>
      </w:r>
      <w:r>
        <w:rPr>
          <w:rFonts w:hint="default"/>
          <w:vertAlign w:val="baseline"/>
          <w:lang w:val="en-US" w:eastAsia="zh-CN"/>
        </w:rPr>
      </w:r>
    </w:p>
    <w:p w14:paraId="51C71A26">
      <w:pPr>
        <w:pStyle w:val="869"/>
        <w:pBdr/>
        <w:spacing/>
        <w:ind/>
        <w:rPr>
          <w:rFonts w:hint="eastAsia"/>
          <w:lang w:val="en-US" w:eastAsia="zh-CN"/>
        </w:rPr>
      </w:pPr>
      <w:r/>
      <w:bookmarkStart w:id="48" w:name="_Toc9472"/>
      <w:r/>
      <w:bookmarkStart w:id="49" w:name="_Toc20219"/>
      <w:r>
        <w:rPr>
          <w:rFonts w:hint="eastAsia"/>
          <w:lang w:val="en-US" w:eastAsia="zh-CN"/>
        </w:rPr>
        <w:t xml:space="preserve">全箭气动特性计算</w:t>
      </w:r>
      <w:bookmarkEnd w:id="48"/>
      <w:r/>
      <w:bookmarkEnd w:id="49"/>
      <w:r/>
      <w:r>
        <w:rPr>
          <w:rFonts w:hint="eastAsia"/>
          <w:lang w:val="en-US" w:eastAsia="zh-CN"/>
        </w:rPr>
      </w:r>
    </w:p>
    <w:p w14:paraId="7171C80F">
      <w:pPr>
        <w:pStyle w:val="866"/>
        <w:pBdr/>
        <w:spacing/>
        <w:ind/>
        <w:rPr>
          <w:rFonts w:hint="default"/>
          <w:lang w:val="en-US" w:eastAsia="zh-CN"/>
        </w:rPr>
      </w:pPr>
      <w:r/>
      <w:bookmarkStart w:id="50" w:name="_Toc84"/>
      <w:r/>
      <w:bookmarkStart w:id="51" w:name="_Toc27737"/>
      <w:r>
        <w:rPr>
          <w:rFonts w:hint="eastAsia"/>
          <w:lang w:val="en-US" w:eastAsia="zh-CN"/>
        </w:rPr>
        <w:t xml:space="preserve">气动计算参考值</w:t>
      </w:r>
      <w:bookmarkEnd w:id="50"/>
      <w:r/>
      <w:bookmarkEnd w:id="51"/>
      <w:r/>
      <w:r>
        <w:rPr>
          <w:rFonts w:hint="default"/>
          <w:lang w:val="en-US" w:eastAsia="zh-CN"/>
        </w:rPr>
      </w:r>
    </w:p>
    <w:p w14:paraId="244D1126">
      <w:pPr>
        <w:pStyle w:val="876"/>
        <w:numPr>
          <w:ilvl w:val="0"/>
          <w:numId w:val="27"/>
        </w:numPr>
        <w:pBdr/>
        <w:spacing/>
        <w:ind w:hanging="420" w:left="12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参考面积S_ref：19.751 m</w:t>
      </w:r>
      <w:r>
        <w:rPr>
          <w:rFonts w:hint="eastAsia"/>
          <w:vertAlign w:val="superscript"/>
          <w:lang w:val="en-US" w:eastAsia="zh-CN"/>
        </w:rPr>
        <w:t xml:space="preserve">2</w:t>
      </w:r>
      <w:r>
        <w:rPr>
          <w:rFonts w:hint="eastAsia"/>
          <w:lang w:val="en-US" w:eastAsia="zh-CN"/>
        </w:rPr>
      </w:r>
    </w:p>
    <w:p w14:paraId="6289562D">
      <w:pPr>
        <w:pStyle w:val="876"/>
        <w:numPr>
          <w:ilvl w:val="0"/>
          <w:numId w:val="27"/>
        </w:numPr>
        <w:pBdr/>
        <w:spacing/>
        <w:ind w:hanging="420" w:left="12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轴向参考长度L_ref：全箭长度60.120 m</w:t>
      </w:r>
      <w:r>
        <w:rPr>
          <w:rFonts w:hint="eastAsia"/>
          <w:lang w:val="en-US" w:eastAsia="zh-CN"/>
        </w:rPr>
      </w:r>
    </w:p>
    <w:p w14:paraId="07B32263">
      <w:pPr>
        <w:pStyle w:val="866"/>
        <w:pBdr/>
        <w:spacing/>
        <w:ind/>
        <w:rPr>
          <w:rFonts w:hint="eastAsia"/>
          <w:lang w:val="en-US" w:eastAsia="zh-CN"/>
        </w:rPr>
      </w:pPr>
      <w:r/>
      <w:bookmarkStart w:id="52" w:name="_Toc4083"/>
      <w:r/>
      <w:bookmarkStart w:id="53" w:name="_Toc2087"/>
      <w:r>
        <w:rPr>
          <w:rFonts w:hint="eastAsia"/>
          <w:lang w:val="en-US" w:eastAsia="zh-CN"/>
        </w:rPr>
        <w:t xml:space="preserve">计算状态选取</w:t>
      </w:r>
      <w:bookmarkEnd w:id="52"/>
      <w:r/>
      <w:bookmarkEnd w:id="53"/>
      <w:r/>
      <w:r>
        <w:rPr>
          <w:rFonts w:hint="eastAsia"/>
          <w:lang w:val="en-US" w:eastAsia="zh-CN"/>
        </w:rPr>
      </w:r>
    </w:p>
    <w:p w14:paraId="07759D38">
      <w:pPr>
        <w:pStyle w:val="876"/>
        <w:pBdr/>
        <w:spacing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根据标称弹道计算结果，初步选取气动计算状态点的马赫数和攻角组合范围为：</w:t>
      </w:r>
      <w:r>
        <w:rPr>
          <w:rFonts w:hint="eastAsia"/>
          <w:lang w:val="en-US" w:eastAsia="zh-CN"/>
        </w:rPr>
      </w:r>
    </w:p>
    <w:p w14:paraId="0C8DF2A1">
      <w:pPr>
        <w:pStyle w:val="876"/>
        <w:numPr>
          <w:ilvl w:val="0"/>
          <w:numId w:val="28"/>
        </w:numPr>
        <w:pBdr/>
        <w:spacing/>
        <w:ind w:hanging="420" w:left="12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马赫数范围：0.4，0.6，0.8，0.9，1.0，1.2，1.5，2.0，3.0，5.0，8.0</w:t>
      </w:r>
      <w:r>
        <w:rPr>
          <w:rFonts w:hint="eastAsia"/>
          <w:lang w:val="en-US" w:eastAsia="zh-CN"/>
        </w:rPr>
      </w:r>
    </w:p>
    <w:p w14:paraId="6BB8664A">
      <w:pPr>
        <w:pStyle w:val="876"/>
        <w:numPr>
          <w:ilvl w:val="0"/>
          <w:numId w:val="28"/>
        </w:numPr>
        <w:pBdr/>
        <w:spacing/>
        <w:ind w:hanging="420" w:left="126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攻角范围：0°， 2°，4°， 6°， 8°， 10°</w:t>
      </w:r>
      <w:r>
        <w:rPr>
          <w:rFonts w:hint="default"/>
          <w:lang w:val="en-US" w:eastAsia="zh-CN"/>
        </w:rPr>
      </w:r>
    </w:p>
    <w:p w14:paraId="7DDD1A69">
      <w:pPr>
        <w:pStyle w:val="876"/>
        <w:numPr>
          <w:ilvl w:val="0"/>
          <w:numId w:val="0"/>
        </w:numPr>
        <w:pBdr/>
        <w:spacing/>
        <w:ind w:left="8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考虑对称性，负攻角及侧滑角的状态暂不考虑。</w:t>
      </w:r>
      <w:r>
        <w:rPr>
          <w:rFonts w:hint="eastAsia"/>
          <w:lang w:val="en-US" w:eastAsia="zh-CN"/>
        </w:rPr>
      </w:r>
    </w:p>
    <w:p w14:paraId="1A63AB21">
      <w:pPr>
        <w:pStyle w:val="866"/>
        <w:pBdr/>
        <w:spacing/>
        <w:ind/>
        <w:rPr>
          <w:rFonts w:hint="default"/>
          <w:lang w:val="en-US" w:eastAsia="zh-CN"/>
        </w:rPr>
      </w:pPr>
      <w:r/>
      <w:bookmarkStart w:id="54" w:name="_Toc26357"/>
      <w:r/>
      <w:bookmarkStart w:id="55" w:name="_Toc6903"/>
      <w:r>
        <w:rPr>
          <w:rFonts w:hint="eastAsia"/>
          <w:lang w:val="en-US" w:eastAsia="zh-CN"/>
        </w:rPr>
        <w:t xml:space="preserve">CFD计算网格及模型</w:t>
      </w:r>
      <w:bookmarkEnd w:id="54"/>
      <w:r/>
      <w:bookmarkEnd w:id="55"/>
      <w:r/>
      <w:r>
        <w:rPr>
          <w:rFonts w:hint="default"/>
          <w:lang w:val="en-US" w:eastAsia="zh-CN"/>
        </w:rPr>
      </w:r>
    </w:p>
    <w:p w14:paraId="1071AC8D">
      <w:pPr>
        <w:pStyle w:val="876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bidi w:val="false"/>
        <w:spacing/>
        <w:ind w:firstLine="480" w:lef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CFD计算软件为Fluent。采用四面体网格，网格数量为102万。采用理想气体模型，</w:t>
      </w:r>
      <m:oMath>
        <m:r>
          <w:rPr>
            <w:rFonts w:hint="default" w:ascii="Cambria Math" w:hAnsi="Cambria Math" w:cs="宋体"/>
            <w:sz w:val="24"/>
            <w:szCs w:val="20"/>
            <w:lang w:val="en-US" w:eastAsia="zh-CN" w:bidi="ar-SA"/>
          </w:rPr>
          <m:rPr>
            <m:sty m:val="p"/>
          </m:rPr>
          <m:t>k−</m:t>
        </m:r>
        <m:r>
          <w:rPr>
            <w:rFonts w:hint="default" w:ascii="Cambria Math" w:hAnsi="Cambria Math" w:cs="Cambria Math"/>
            <w:sz w:val="24"/>
            <w:szCs w:val="20"/>
            <w:lang w:val="en-US" w:eastAsia="zh-CN" w:bidi="ar-SA"/>
          </w:rPr>
          <m:rPr>
            <m:sty m:val="p"/>
          </m:rPr>
          <m:t>ε</m:t>
        </m:r>
      </m:oMath>
      <w:r>
        <w:rPr>
          <w:rFonts w:hint="eastAsia"/>
          <w:lang w:val="en-US" w:eastAsia="zh-CN"/>
        </w:rPr>
        <w:t xml:space="preserve">湍流模型。</w:t>
      </w:r>
      <w:r>
        <w:rPr>
          <w:rFonts w:hint="eastAsia"/>
          <w:lang w:val="en-US" w:eastAsia="zh-CN"/>
        </w:rPr>
      </w:r>
    </w:p>
    <w:p w14:paraId="54BFEDE2">
      <w:pPr>
        <w:pStyle w:val="876"/>
        <w:numPr>
          <w:ilvl w:val="0"/>
          <w:numId w:val="0"/>
        </w:numPr>
        <w:pBdr/>
        <w:spacing/>
        <w:ind w:left="84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</w:r>
      <w:r>
        <w:rPr>
          <w:rFonts w:hint="default"/>
          <w:lang w:val="en-US" w:eastAsia="zh-CN"/>
        </w:rPr>
      </w:r>
    </w:p>
    <w:p w14:paraId="4AB074BD">
      <w:pPr>
        <w:pBdr/>
        <w:spacing/>
        <w:ind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1770" cy="2978150"/>
                <wp:effectExtent l="0" t="0" r="5080" b="12700"/>
                <wp:docPr id="3" name="图片 32" descr="1730715223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图片 32" descr="173071522300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271770" cy="297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5.10pt;height:234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hint="eastAsia" w:eastAsia="宋体"/>
          <w:lang w:eastAsia="zh-CN"/>
        </w:rPr>
      </w:r>
    </w:p>
    <w:p w14:paraId="2491C294">
      <w:pPr>
        <w:pStyle w:val="960"/>
        <w:pBdr/>
        <w:bidi w:val="false"/>
        <w:spacing/>
        <w:ind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CFD计算网格（网格数102万）</w:t>
      </w:r>
      <w:r>
        <w:rPr>
          <w:rFonts w:hint="eastAsia"/>
          <w:lang w:val="en-US" w:eastAsia="zh-CN"/>
        </w:rPr>
      </w:r>
    </w:p>
    <w:p w14:paraId="0F2F906D">
      <w:pPr>
        <w:pStyle w:val="866"/>
        <w:pBdr/>
        <w:spacing/>
        <w:ind/>
        <w:rPr>
          <w:rFonts w:hint="default"/>
          <w:lang w:val="en-US" w:eastAsia="zh-CN"/>
        </w:rPr>
      </w:pPr>
      <w:r/>
      <w:bookmarkStart w:id="56" w:name="_Toc10766"/>
      <w:r/>
      <w:bookmarkStart w:id="57" w:name="_Toc20545"/>
      <w:r>
        <w:rPr>
          <w:rFonts w:hint="eastAsia"/>
          <w:lang w:val="en-US" w:eastAsia="zh-CN"/>
        </w:rPr>
        <w:t xml:space="preserve">CFD计算结果</w:t>
      </w:r>
      <w:bookmarkEnd w:id="56"/>
      <w:r/>
      <w:bookmarkEnd w:id="57"/>
      <w:r/>
      <w:r>
        <w:rPr>
          <w:rFonts w:hint="default"/>
          <w:lang w:val="en-US" w:eastAsia="zh-CN"/>
        </w:rPr>
      </w:r>
    </w:p>
    <w:p w14:paraId="33A56985">
      <w:pPr>
        <w:pStyle w:val="876"/>
        <w:pBdr/>
        <w:spacing/>
        <w:ind w:firstLine="480"/>
        <w:rPr>
          <w:rFonts w:hint="eastAsia"/>
          <w:highlight w:val="none"/>
          <w:vertAlign w:val="baseline"/>
          <w:lang w:val="en-US" w:eastAsia="zh-CN"/>
        </w:rPr>
      </w:pPr>
      <w:r>
        <w:rPr>
          <w:rFonts w:hint="eastAsia"/>
          <w:highlight w:val="none"/>
          <w:vertAlign w:val="baseline"/>
          <w:lang w:val="en-US" w:eastAsia="zh-CN"/>
        </w:rPr>
        <w:t xml:space="preserve">全箭气动参数计算具体结果见附表A，本节给出各参数的结果曲线。由图可知，YL-1火箭全箭气动特性符合攻角变化规律，符合马赫数变化规律。在一级跨音速段，全箭压心较为靠前，火箭是静不稳定的，对发动机控制摆角需求应进行详细设计和分析。</w:t>
      </w:r>
      <w:r>
        <w:rPr>
          <w:rFonts w:hint="eastAsia"/>
          <w:highlight w:val="none"/>
          <w:vertAlign w:val="baseline"/>
          <w:lang w:val="en-US" w:eastAsia="zh-CN"/>
        </w:rPr>
      </w:r>
    </w:p>
    <w:p w14:paraId="5C1BF526">
      <w:pPr>
        <w:pBdr/>
        <w:spacing/>
        <w:ind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0500" cy="2242185"/>
                <wp:effectExtent l="0" t="0" r="6350" b="5715"/>
                <wp:docPr id="4" name="图片 1" descr="17307149405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173071494055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270500" cy="2242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5.00pt;height:176.5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hint="eastAsia" w:eastAsia="宋体"/>
          <w:lang w:eastAsia="zh-CN"/>
        </w:rPr>
      </w:r>
    </w:p>
    <w:p w14:paraId="7401F708">
      <w:pPr>
        <w:pStyle w:val="960"/>
        <w:pBdr/>
        <w:bidi w:val="false"/>
        <w:spacing/>
        <w:ind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典型状态的压力分布云图（Ma=1.5，AOA=4deg）</w:t>
      </w:r>
      <w:r>
        <w:rPr>
          <w:rFonts w:hint="eastAsia"/>
          <w:lang w:val="en-US" w:eastAsia="zh-CN"/>
        </w:rPr>
      </w:r>
    </w:p>
    <w:p w14:paraId="7AEE395C">
      <w:pPr>
        <w:pStyle w:val="876"/>
        <w:pBdr/>
        <w:spacing/>
        <w:ind w:firstLine="480"/>
        <w:rPr>
          <w:rFonts w:hint="default"/>
          <w:highlight w:val="none"/>
          <w:vertAlign w:val="baseline"/>
          <w:lang w:val="en-US" w:eastAsia="zh-CN"/>
        </w:rPr>
      </w:pPr>
      <w:r>
        <w:rPr>
          <w:rFonts w:hint="default"/>
          <w:highlight w:val="none"/>
          <w:vertAlign w:val="baseline"/>
          <w:lang w:val="en-US" w:eastAsia="zh-CN"/>
        </w:rPr>
      </w:r>
      <w:r>
        <w:rPr>
          <w:rFonts w:hint="default"/>
          <w:highlight w:val="none"/>
          <w:vertAlign w:val="baseline"/>
          <w:lang w:val="en-US" w:eastAsia="zh-CN"/>
        </w:rPr>
      </w:r>
    </w:p>
    <w:p w14:paraId="06914FFF">
      <w:pPr>
        <w:pStyle w:val="870"/>
        <w:pBdr/>
        <w:bidi w:val="false"/>
        <w:spacing/>
        <w:ind/>
        <w:rPr>
          <w:rFonts w:hint="eastAsia"/>
          <w:lang w:val="en-US" w:eastAsia="zh-CN"/>
        </w:rPr>
      </w:pPr>
      <w:r/>
      <w:bookmarkStart w:id="58" w:name="_Toc2453"/>
      <w:r/>
      <w:bookmarkStart w:id="59" w:name="_Toc30632"/>
      <w:r>
        <w:rPr>
          <w:rFonts w:hint="eastAsia"/>
          <w:lang w:val="en-US" w:eastAsia="zh-CN"/>
        </w:rPr>
        <w:t xml:space="preserve">轴向力系数</w:t>
      </w:r>
      <w:bookmarkEnd w:id="58"/>
      <w:r/>
      <w:bookmarkEnd w:id="59"/>
      <w:r/>
      <w:r>
        <w:rPr>
          <w:rFonts w:hint="eastAsia"/>
          <w:lang w:val="en-US" w:eastAsia="zh-CN"/>
        </w:rPr>
      </w:r>
    </w:p>
    <w:p w14:paraId="23C1EEA9">
      <w:pPr>
        <w:pBdr/>
        <w:bidi w:val="false"/>
        <w:spacing/>
        <w:ind/>
        <w:jc w:val="center"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</w:p>
    <w:p w14:paraId="0572A944">
      <w:pPr>
        <w:pBdr/>
        <w:bidi w:val="false"/>
        <w:spacing/>
        <w:ind/>
        <w:jc w:val="center"/>
        <w:rPr>
          <w:highlight w:val="yellow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375025"/>
                <wp:effectExtent l="0" t="0" r="0" b="0"/>
                <wp:docPr id="5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>
                          <a:extLst>
                            <a:ext uri="{96DAC541-7B7A-43D3-8B79-37D633B846F1}">
                              <asvg:svgBlip xmlns:asvg="http://schemas.microsoft.com/office/drawing/2016/SVG/main" r:embed="rId1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400040" cy="337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5.20pt;height:265.75pt;mso-wrap-distance-left:0.00pt;mso-wrap-distance-top:0.00pt;mso-wrap-distance-right:0.00pt;mso-wrap-distance-bottom:0.00pt;z-index:1;" stroked="f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yellow"/>
        </w:rPr>
      </w:r>
    </w:p>
    <w:p w14:paraId="57BCA0EE">
      <w:pPr>
        <w:pStyle w:val="960"/>
        <w:pBdr/>
        <w:bidi w:val="false"/>
        <w:spacing/>
        <w:ind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轴向力系数CA随马赫数变化规律</w:t>
      </w:r>
      <w:r>
        <w:rPr>
          <w:rFonts w:hint="eastAsia"/>
          <w:lang w:val="en-US" w:eastAsia="zh-CN"/>
        </w:rPr>
      </w:r>
    </w:p>
    <w:p w14:paraId="5517DA93">
      <w:pPr>
        <w:pStyle w:val="870"/>
        <w:pBdr/>
        <w:bidi w:val="false"/>
        <w:spacing/>
        <w:ind/>
        <w:rPr>
          <w:rFonts w:hint="eastAsia"/>
          <w:lang w:val="en-US" w:eastAsia="zh-CN"/>
        </w:rPr>
      </w:pPr>
      <w:r/>
      <w:bookmarkStart w:id="60" w:name="_Toc32094"/>
      <w:r/>
      <w:bookmarkStart w:id="61" w:name="_Toc27116"/>
      <w:r>
        <w:rPr>
          <w:rFonts w:hint="eastAsia"/>
          <w:lang w:val="en-US" w:eastAsia="zh-CN"/>
        </w:rPr>
        <w:t xml:space="preserve">法向力系数</w:t>
      </w:r>
      <w:bookmarkEnd w:id="60"/>
      <w:r/>
      <w:bookmarkEnd w:id="61"/>
      <w:r/>
      <w:r>
        <w:rPr>
          <w:rFonts w:hint="eastAsia"/>
          <w:lang w:val="en-US" w:eastAsia="zh-CN"/>
        </w:rPr>
      </w:r>
    </w:p>
    <w:p w14:paraId="7644337A">
      <w:pPr>
        <w:pBdr/>
        <w:bidi w:val="false"/>
        <w:spacing/>
        <w:ind/>
        <w:jc w:val="center"/>
        <w:rPr>
          <w:highlight w:val="yellow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375025"/>
                <wp:effectExtent l="0" t="0" r="0" b="0"/>
                <wp:docPr id="6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>
                          <a:extLst>
                            <a:ext uri="{96DAC541-7B7A-43D3-8B79-37D633B846F1}">
                              <asvg:svgBlip xmlns:asvg="http://schemas.microsoft.com/office/drawing/2016/SVG/main" r:embed="rId2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400040" cy="337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5.20pt;height:265.75pt;mso-wrap-distance-left:0.00pt;mso-wrap-distance-top:0.00pt;mso-wrap-distance-right:0.00pt;mso-wrap-distance-bottom:0.00pt;z-index:1;" stroked="f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yellow"/>
        </w:rPr>
      </w:r>
    </w:p>
    <w:p w14:paraId="67F01979">
      <w:pPr>
        <w:pStyle w:val="960"/>
        <w:pBdr/>
        <w:bidi w:val="false"/>
        <w:spacing/>
        <w:ind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法向力系数CN随马赫数变化规律</w:t>
      </w:r>
      <w:r>
        <w:rPr>
          <w:rFonts w:hint="eastAsia"/>
          <w:lang w:val="en-US" w:eastAsia="zh-CN"/>
        </w:rPr>
      </w:r>
    </w:p>
    <w:p w14:paraId="6BA5234A">
      <w:pPr>
        <w:pStyle w:val="870"/>
        <w:pBdr/>
        <w:bidi w:val="false"/>
        <w:spacing/>
        <w:ind/>
        <w:rPr>
          <w:rFonts w:hint="eastAsia"/>
          <w:lang w:val="en-US" w:eastAsia="zh-CN"/>
        </w:rPr>
      </w:pPr>
      <w:r/>
      <w:bookmarkStart w:id="62" w:name="_Toc24281"/>
      <w:r/>
      <w:bookmarkStart w:id="63" w:name="_Toc1125"/>
      <w:r>
        <w:rPr>
          <w:rFonts w:hint="eastAsia"/>
          <w:lang w:val="en-US" w:eastAsia="zh-CN"/>
        </w:rPr>
        <w:t xml:space="preserve">压心系数</w:t>
      </w:r>
      <w:bookmarkEnd w:id="62"/>
      <w:r/>
      <w:bookmarkEnd w:id="63"/>
      <w:r/>
      <w:r>
        <w:rPr>
          <w:rFonts w:hint="eastAsia"/>
          <w:lang w:val="en-US" w:eastAsia="zh-CN"/>
        </w:rPr>
      </w:r>
    </w:p>
    <w:p w14:paraId="61D66C24">
      <w:pPr>
        <w:pStyle w:val="876"/>
        <w:pBdr/>
        <w:spacing/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压心系数定义</w:t>
      </w:r>
      <w:r>
        <w:rPr>
          <w:rFonts w:hint="default"/>
          <w:lang w:val="en-US" w:eastAsia="zh-CN"/>
        </w:rPr>
      </w:r>
    </w:p>
    <w:p w14:paraId="7C93853B">
      <w:pPr>
        <w:pStyle w:val="876"/>
        <w:pBdr/>
        <w:spacing/>
        <w:ind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X_CP = x_p / L_ref</w:t>
      </w:r>
      <w:r>
        <w:rPr>
          <w:rFonts w:hint="eastAsia"/>
          <w:lang w:val="en-US" w:eastAsia="zh-CN"/>
        </w:rPr>
      </w:r>
    </w:p>
    <w:p w14:paraId="315B2C4F">
      <w:pPr>
        <w:pStyle w:val="876"/>
        <w:pBdr/>
        <w:spacing/>
        <w:ind w:firstLine="89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其中，x_p为实际压心位置，以整流罩实际顶点为原点，单位m。</w:t>
      </w:r>
      <w:r>
        <w:rPr>
          <w:rFonts w:hint="eastAsia"/>
          <w:lang w:val="en-US" w:eastAsia="zh-CN"/>
        </w:rPr>
      </w:r>
    </w:p>
    <w:p w14:paraId="657A5B7C">
      <w:pPr>
        <w:pStyle w:val="876"/>
        <w:pBdr/>
        <w:spacing/>
        <w:ind w:firstLine="897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下图中压心系数负值代表从整流罩实际顶点指向火箭尾端面方向。</w:t>
      </w:r>
      <w:r>
        <w:rPr>
          <w:rFonts w:hint="default"/>
          <w:lang w:val="en-US" w:eastAsia="zh-CN"/>
        </w:rPr>
      </w:r>
    </w:p>
    <w:p w14:paraId="07392E05">
      <w:pPr>
        <w:pBdr/>
        <w:bidi w:val="false"/>
        <w:spacing/>
        <w:ind/>
        <w:jc w:val="center"/>
        <w:rPr>
          <w:rFonts w:hint="eastAsia" w:eastAsia="宋体"/>
          <w:highlight w:val="yellow"/>
          <w:lang w:eastAsia="zh-CN"/>
        </w:rPr>
      </w:pPr>
      <w:r>
        <w:rPr>
          <w:rFonts w:hint="eastAsia" w:eastAsia="宋体"/>
          <w:highlight w:val="none"/>
          <w:lang w:eastAsia="zh-C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2674620"/>
                <wp:effectExtent l="0" t="0" r="12065" b="11430"/>
                <wp:docPr id="7" name="图片 7" descr="601a832a7d96e420e214d3dbe7fd948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图片 7" descr="601a832a7d96e420e214d3dbe7fd948e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760085" cy="2674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3.55pt;height:210.6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hint="eastAsia" w:eastAsia="宋体"/>
          <w:highlight w:val="yellow"/>
          <w:lang w:eastAsia="zh-CN"/>
        </w:rPr>
      </w:r>
    </w:p>
    <w:p w14:paraId="5D53408A">
      <w:pPr>
        <w:pStyle w:val="960"/>
        <w:pBdr/>
        <w:bidi w:val="false"/>
        <w:spacing/>
        <w:ind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压心系数X_CP随马赫数变化规律</w:t>
      </w:r>
      <w:r>
        <w:rPr>
          <w:rFonts w:hint="eastAsia"/>
          <w:lang w:val="en-US" w:eastAsia="zh-CN"/>
        </w:rPr>
      </w:r>
    </w:p>
    <w:p w14:paraId="4C22F782">
      <w:pPr>
        <w:pStyle w:val="869"/>
        <w:pBdr/>
        <w:spacing/>
        <w:ind/>
        <w:rPr>
          <w:rFonts w:hint="eastAsia"/>
          <w:lang w:val="en-US" w:eastAsia="zh-CN"/>
        </w:rPr>
      </w:pPr>
      <w:r/>
      <w:bookmarkStart w:id="64" w:name="_Toc17177"/>
      <w:r/>
      <w:bookmarkStart w:id="65" w:name="_Toc17943"/>
      <w:r>
        <w:rPr>
          <w:rFonts w:hint="eastAsia"/>
          <w:lang w:val="en-US" w:eastAsia="zh-CN"/>
        </w:rPr>
        <w:t xml:space="preserve">全箭分布气动力计算</w:t>
      </w:r>
      <w:bookmarkEnd w:id="64"/>
      <w:r/>
      <w:bookmarkEnd w:id="65"/>
      <w:r/>
      <w:r>
        <w:rPr>
          <w:rFonts w:hint="eastAsia"/>
          <w:lang w:val="en-US" w:eastAsia="zh-CN"/>
        </w:rPr>
      </w:r>
    </w:p>
    <w:p w14:paraId="536705CF">
      <w:pPr>
        <w:pStyle w:val="866"/>
        <w:pBdr/>
        <w:spacing/>
        <w:ind/>
        <w:rPr>
          <w:rFonts w:hint="eastAsia"/>
          <w:lang w:val="en-US" w:eastAsia="zh-CN"/>
        </w:rPr>
      </w:pPr>
      <w:r/>
      <w:bookmarkStart w:id="66" w:name="_Toc23248"/>
      <w:r/>
      <w:bookmarkStart w:id="67" w:name="_Toc700"/>
      <w:r>
        <w:rPr>
          <w:rFonts w:hint="eastAsia"/>
          <w:lang w:val="en-US" w:eastAsia="zh-CN"/>
        </w:rPr>
        <w:t xml:space="preserve">计算状态选取</w:t>
      </w:r>
      <w:bookmarkEnd w:id="66"/>
      <w:r/>
      <w:bookmarkEnd w:id="67"/>
      <w:r/>
      <w:r>
        <w:rPr>
          <w:rFonts w:hint="eastAsia"/>
          <w:lang w:val="en-US" w:eastAsia="zh-CN"/>
        </w:rPr>
      </w:r>
    </w:p>
    <w:p w14:paraId="37FBD777">
      <w:pPr>
        <w:pStyle w:val="876"/>
        <w:pBdr/>
        <w:spacing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根据标称弹道计算结果，初步选取气动计算状态点的马赫数和攻角组合范围为：</w:t>
      </w:r>
      <w:r>
        <w:rPr>
          <w:rFonts w:hint="eastAsia"/>
          <w:lang w:val="en-US" w:eastAsia="zh-CN"/>
        </w:rPr>
      </w:r>
    </w:p>
    <w:p w14:paraId="50C41123">
      <w:pPr>
        <w:pStyle w:val="876"/>
        <w:numPr>
          <w:ilvl w:val="0"/>
          <w:numId w:val="28"/>
        </w:numPr>
        <w:pBdr/>
        <w:spacing/>
        <w:ind w:hanging="420" w:left="12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马赫数范围：1.2，1.5</w:t>
      </w:r>
      <w:r>
        <w:rPr>
          <w:rFonts w:hint="eastAsia"/>
          <w:lang w:val="en-US" w:eastAsia="zh-CN"/>
        </w:rPr>
      </w:r>
    </w:p>
    <w:p w14:paraId="56326F4C">
      <w:pPr>
        <w:pStyle w:val="876"/>
        <w:numPr>
          <w:ilvl w:val="0"/>
          <w:numId w:val="28"/>
        </w:numPr>
        <w:pBdr/>
        <w:spacing/>
        <w:ind w:hanging="420" w:left="126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攻角范围：4°， 6°， 8°</w:t>
      </w:r>
      <w:r>
        <w:rPr>
          <w:rFonts w:hint="default"/>
          <w:lang w:val="en-US" w:eastAsia="zh-CN"/>
        </w:rPr>
      </w:r>
    </w:p>
    <w:p w14:paraId="7DB8C013">
      <w:pPr>
        <w:pStyle w:val="876"/>
        <w:numPr>
          <w:ilvl w:val="0"/>
          <w:numId w:val="0"/>
        </w:numPr>
        <w:pBdr/>
        <w:spacing/>
        <w:ind w:left="8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考虑对称性，负攻角及侧滑角的状态暂不考虑。</w:t>
      </w:r>
      <w:r>
        <w:rPr>
          <w:rFonts w:hint="eastAsia"/>
          <w:lang w:val="en-US" w:eastAsia="zh-CN"/>
        </w:rPr>
      </w:r>
    </w:p>
    <w:p w14:paraId="3A8B319C">
      <w:pPr>
        <w:pStyle w:val="866"/>
        <w:pBdr/>
        <w:spacing/>
        <w:ind/>
        <w:rPr>
          <w:rFonts w:hint="default"/>
          <w:lang w:val="en-US" w:eastAsia="zh-CN"/>
        </w:rPr>
      </w:pPr>
      <w:r/>
      <w:bookmarkStart w:id="68" w:name="_Toc26725"/>
      <w:r/>
      <w:bookmarkStart w:id="69" w:name="_Toc27302"/>
      <w:r>
        <w:rPr>
          <w:rFonts w:hint="eastAsia"/>
          <w:lang w:val="en-US" w:eastAsia="zh-CN"/>
        </w:rPr>
        <w:t xml:space="preserve">CFD计算结果</w:t>
      </w:r>
      <w:bookmarkEnd w:id="68"/>
      <w:r/>
      <w:bookmarkEnd w:id="69"/>
      <w:r/>
      <w:r>
        <w:rPr>
          <w:rFonts w:hint="default"/>
          <w:lang w:val="en-US" w:eastAsia="zh-CN"/>
        </w:rPr>
      </w:r>
    </w:p>
    <w:p w14:paraId="41173B8A">
      <w:pPr>
        <w:pStyle w:val="834"/>
        <w:pBdr/>
        <w:spacing/>
        <w:ind/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一级飞行小攻角分布气动系数计算范围Ma</w:t>
      </w:r>
      <w:r>
        <w:t xml:space="preserve">=1.2</w:t>
      </w:r>
      <w:r>
        <w:rPr>
          <w:rFonts w:hint="eastAsia"/>
        </w:rPr>
        <w:t xml:space="preserve">,、1</w:t>
      </w:r>
      <w:r>
        <w:t xml:space="preserve">.5</w:t>
      </w:r>
      <w:r>
        <w:rPr>
          <w:rFonts w:hint="eastAsia"/>
        </w:rPr>
        <w:t xml:space="preserve">，α=</w:t>
      </w:r>
      <w:r>
        <w:t xml:space="preserve">4</w:t>
      </w:r>
      <w:r>
        <w:rPr>
          <w:rFonts w:hint="eastAsia"/>
          <w:lang w:val="en-US" w:eastAsia="zh-CN"/>
        </w:rPr>
        <w:t xml:space="preserve">°</w:t>
      </w:r>
      <w:r>
        <w:rPr>
          <w:rFonts w:hint="eastAsia"/>
        </w:rPr>
        <w:t xml:space="preserve">、</w:t>
      </w:r>
      <w:r>
        <w:t xml:space="preserve">6</w:t>
      </w:r>
      <w:r>
        <w:rPr>
          <w:rFonts w:hint="eastAsia"/>
          <w:lang w:val="en-US" w:eastAsia="zh-CN"/>
        </w:rPr>
        <w:t xml:space="preserve">°</w:t>
      </w:r>
      <w:r>
        <w:rPr>
          <w:rFonts w:hint="eastAsia"/>
        </w:rPr>
        <w:t xml:space="preserve">、</w:t>
      </w:r>
      <w:r>
        <w:t xml:space="preserve">8</w:t>
      </w:r>
      <w:r>
        <w:rPr>
          <w:rFonts w:hint="eastAsia"/>
          <w:lang w:val="en-US" w:eastAsia="zh-CN"/>
        </w:rPr>
        <w:t xml:space="preserve">°</w:t>
      </w:r>
      <w:r>
        <w:rPr>
          <w:rFonts w:hint="eastAsia"/>
        </w:rPr>
        <w:t xml:space="preserve">，数据输出形式为沿</w:t>
      </w:r>
      <w:r>
        <w:rPr>
          <w:rFonts w:hint="eastAsia"/>
          <w:lang w:val="en-US" w:eastAsia="zh-CN"/>
        </w:rPr>
        <w:t xml:space="preserve">火箭箭体系X轴</w:t>
      </w:r>
      <w:r>
        <w:rPr>
          <w:rFonts w:hint="eastAsia"/>
        </w:rPr>
        <w:t xml:space="preserve">站点</w:t>
      </w:r>
      <w:r>
        <w:rPr>
          <w:rFonts w:hint="eastAsia"/>
          <w:lang w:val="en-US" w:eastAsia="zh-CN"/>
        </w:rPr>
        <w:t xml:space="preserve">的</w:t>
      </w:r>
      <w:r>
        <w:rPr>
          <w:rFonts w:hint="eastAsia"/>
        </w:rPr>
        <w:t xml:space="preserve">分布法向</w:t>
      </w:r>
      <w:r>
        <w:rPr>
          <w:rFonts w:hint="eastAsia"/>
          <w:lang w:val="en-US" w:eastAsia="zh-CN"/>
        </w:rPr>
        <w:t xml:space="preserve">力</w:t>
      </w:r>
      <w:r>
        <w:rPr>
          <w:rFonts w:hint="eastAsia"/>
        </w:rPr>
        <w:t xml:space="preserve">。</w:t>
      </w:r>
      <w:r>
        <w:rPr>
          <w:rFonts w:hint="eastAsia"/>
          <w:lang w:val="en-US" w:eastAsia="zh-CN"/>
        </w:rPr>
        <w:t xml:space="preserve">不同马赫数和攻角条件下的全箭法向力沿X轴分布图如下，具体数值见附表。</w:t>
      </w:r>
      <w:r>
        <w:rPr>
          <w:rFonts w:hint="default" w:eastAsia="宋体"/>
          <w:lang w:val="en-US" w:eastAsia="zh-CN"/>
        </w:rPr>
      </w:r>
    </w:p>
    <w:p w14:paraId="2B0B14DE">
      <w:pPr>
        <w:pStyle w:val="960"/>
        <w:numPr>
          <w:ilvl w:val="0"/>
          <w:numId w:val="0"/>
        </w:num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9865" cy="3044190"/>
                <wp:effectExtent l="0" t="0" r="0" b="0"/>
                <wp:docPr id="8" name="图片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图片 1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>
                          <a:extLst>
                            <a:ext uri="{96DAC541-7B7A-43D3-8B79-37D633B846F1}">
                              <asvg:svgBlip xmlns:asvg="http://schemas.microsoft.com/office/drawing/2016/SVG/main" r:embed="rId24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269865" cy="304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14.95pt;height:239.70pt;mso-wrap-distance-left:0.00pt;mso-wrap-distance-top:0.00pt;mso-wrap-distance-right:0.00pt;mso-wrap-distance-bottom:0.00pt;z-index:1;" stroked="f">
                <v:imagedata r:id="rId23" o:title=""/>
                <o:lock v:ext="edit" rotation="t"/>
              </v:shape>
            </w:pict>
          </mc:Fallback>
        </mc:AlternateContent>
      </w:r>
      <w:r/>
    </w:p>
    <w:p w14:paraId="632C58AC">
      <w:pPr>
        <w:pStyle w:val="960"/>
        <w:pBdr/>
        <w:bidi w:val="false"/>
        <w:spacing/>
        <w:ind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不同攻角下全箭分布法向力（Ma=1.2）</w:t>
      </w:r>
      <w:r>
        <w:rPr>
          <w:rFonts w:hint="eastAsia"/>
          <w:lang w:val="en-US" w:eastAsia="zh-CN"/>
        </w:rPr>
      </w:r>
    </w:p>
    <w:p w14:paraId="0DAB3A2D">
      <w:pPr>
        <w:pStyle w:val="834"/>
        <w:pBdr/>
        <w:spacing/>
        <w:ind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1770" cy="3042285"/>
                <wp:effectExtent l="0" t="0" r="0" b="0"/>
                <wp:docPr id="9" name="图片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图片 1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>
                          <a:extLst>
                            <a:ext uri="{96DAC541-7B7A-43D3-8B79-37D633B846F1}">
                              <asvg:svgBlip xmlns:asvg="http://schemas.microsoft.com/office/drawing/2016/SVG/main" r:embed="rId26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271770" cy="3042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15.10pt;height:239.55pt;mso-wrap-distance-left:0.00pt;mso-wrap-distance-top:0.00pt;mso-wrap-distance-right:0.00pt;mso-wrap-distance-bottom:0.00pt;z-index:1;" stroked="f">
                <v:imagedata r:id="rId25" o:title=""/>
                <o:lock v:ext="edit" rotation="t"/>
              </v:shape>
            </w:pict>
          </mc:Fallback>
        </mc:AlternateContent>
      </w:r>
      <w:r/>
    </w:p>
    <w:p w14:paraId="08EBE5A5">
      <w:pPr>
        <w:pStyle w:val="960"/>
        <w:pBdr/>
        <w:bidi w:val="false"/>
        <w:spacing/>
        <w:ind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不同攻角下全箭分布法向力（Ma=1.5）</w:t>
      </w:r>
      <w:r>
        <w:rPr>
          <w:rFonts w:hint="eastAsia"/>
          <w:lang w:val="en-US" w:eastAsia="zh-CN"/>
        </w:rPr>
      </w:r>
    </w:p>
    <w:p w14:paraId="75BA5963">
      <w:pPr>
        <w:pStyle w:val="869"/>
        <w:pBdr/>
        <w:spacing/>
        <w:ind/>
        <w:rPr>
          <w:rFonts w:hint="eastAsia"/>
          <w:lang w:val="en-US" w:eastAsia="zh-CN"/>
        </w:rPr>
      </w:pPr>
      <w:r/>
      <w:bookmarkStart w:id="70" w:name="_Toc19597"/>
      <w:r/>
      <w:bookmarkStart w:id="71" w:name="_Toc32484"/>
      <w:r>
        <w:rPr>
          <w:rFonts w:hint="eastAsia"/>
          <w:lang w:val="en-US" w:eastAsia="zh-CN"/>
        </w:rPr>
        <w:t xml:space="preserve">分离子级气动特性计算</w:t>
      </w:r>
      <w:bookmarkEnd w:id="70"/>
      <w:r/>
      <w:bookmarkEnd w:id="71"/>
      <w:r/>
      <w:r>
        <w:rPr>
          <w:rFonts w:hint="eastAsia"/>
          <w:lang w:val="en-US" w:eastAsia="zh-CN"/>
        </w:rPr>
      </w:r>
    </w:p>
    <w:p w14:paraId="7096401A">
      <w:pPr>
        <w:pStyle w:val="866"/>
        <w:pBdr/>
        <w:spacing/>
        <w:ind/>
        <w:rPr>
          <w:rFonts w:hint="eastAsia"/>
        </w:rPr>
      </w:pPr>
      <w:r/>
      <w:bookmarkStart w:id="72" w:name="_Toc23767"/>
      <w:r/>
      <w:bookmarkStart w:id="73" w:name="_Toc26841"/>
      <w:r>
        <w:rPr>
          <w:rFonts w:hint="eastAsia"/>
          <w:lang w:val="en-US" w:eastAsia="zh-CN"/>
        </w:rPr>
        <w:t xml:space="preserve">一子级气动特性</w:t>
      </w:r>
      <w:bookmarkEnd w:id="72"/>
      <w:r/>
      <w:bookmarkEnd w:id="73"/>
      <w:r/>
      <w:r>
        <w:rPr>
          <w:rFonts w:hint="eastAsia"/>
        </w:rPr>
      </w:r>
    </w:p>
    <w:p w14:paraId="118B6957">
      <w:pPr>
        <w:pStyle w:val="870"/>
        <w:pBdr/>
        <w:bidi w:val="false"/>
        <w:spacing/>
        <w:ind/>
        <w:rPr>
          <w:rFonts w:hint="default"/>
          <w:lang w:val="en-US" w:eastAsia="zh-CN"/>
        </w:rPr>
      </w:pPr>
      <w:r/>
      <w:bookmarkStart w:id="74" w:name="_Toc293"/>
      <w:r/>
      <w:bookmarkStart w:id="75" w:name="_Toc24860"/>
      <w:r>
        <w:rPr>
          <w:rFonts w:hint="eastAsia"/>
          <w:lang w:val="en-US" w:eastAsia="zh-CN"/>
        </w:rPr>
        <w:t xml:space="preserve">气动计算参考值</w:t>
      </w:r>
      <w:bookmarkEnd w:id="74"/>
      <w:r/>
      <w:bookmarkEnd w:id="75"/>
      <w:r/>
      <w:r>
        <w:rPr>
          <w:rFonts w:hint="default"/>
          <w:lang w:val="en-US" w:eastAsia="zh-CN"/>
        </w:rPr>
      </w:r>
    </w:p>
    <w:p w14:paraId="6B18EFAA">
      <w:pPr>
        <w:pStyle w:val="876"/>
        <w:numPr>
          <w:ilvl w:val="0"/>
          <w:numId w:val="27"/>
        </w:numPr>
        <w:pBdr/>
        <w:spacing/>
        <w:ind w:hanging="420" w:left="12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参考面积S_ref：19.751 m</w:t>
      </w:r>
      <w:r>
        <w:rPr>
          <w:rFonts w:hint="eastAsia"/>
          <w:vertAlign w:val="superscript"/>
          <w:lang w:val="en-US" w:eastAsia="zh-CN"/>
        </w:rPr>
        <w:t xml:space="preserve">2</w:t>
      </w:r>
      <w:r>
        <w:rPr>
          <w:rFonts w:hint="eastAsia"/>
          <w:lang w:val="en-US" w:eastAsia="zh-CN"/>
        </w:rPr>
      </w:r>
    </w:p>
    <w:p w14:paraId="1AFD8F82">
      <w:pPr>
        <w:pStyle w:val="870"/>
        <w:pBdr/>
        <w:bidi w:val="false"/>
        <w:spacing/>
        <w:ind/>
        <w:rPr>
          <w:rFonts w:hint="eastAsia"/>
          <w:lang w:val="en-US" w:eastAsia="zh-CN"/>
        </w:rPr>
      </w:pPr>
      <w:r/>
      <w:bookmarkStart w:id="76" w:name="_Toc28471"/>
      <w:r/>
      <w:bookmarkStart w:id="77" w:name="_Toc23183"/>
      <w:r>
        <w:rPr>
          <w:rFonts w:hint="eastAsia"/>
          <w:lang w:val="en-US" w:eastAsia="zh-CN"/>
        </w:rPr>
        <w:t xml:space="preserve">计算状态选取</w:t>
      </w:r>
      <w:bookmarkEnd w:id="76"/>
      <w:r/>
      <w:bookmarkEnd w:id="77"/>
      <w:r/>
      <w:r>
        <w:rPr>
          <w:rFonts w:hint="eastAsia"/>
          <w:lang w:val="en-US" w:eastAsia="zh-CN"/>
        </w:rPr>
      </w:r>
    </w:p>
    <w:p w14:paraId="732B7520">
      <w:pPr>
        <w:pStyle w:val="876"/>
        <w:pBdr/>
        <w:spacing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一子级分离后着陆阶段，发动机朝向飞行方向，根据攻角定义，此时飞行攻角为180°。根据标称弹道计算结果，初步选取气动计算状态点的马赫数和攻角组合范围为：</w:t>
      </w:r>
      <w:r>
        <w:rPr>
          <w:rFonts w:hint="eastAsia"/>
          <w:lang w:val="en-US" w:eastAsia="zh-CN"/>
        </w:rPr>
      </w:r>
    </w:p>
    <w:p w14:paraId="344E8C7B">
      <w:pPr>
        <w:pStyle w:val="876"/>
        <w:numPr>
          <w:ilvl w:val="0"/>
          <w:numId w:val="28"/>
        </w:numPr>
        <w:pBdr/>
        <w:spacing/>
        <w:ind w:hanging="420" w:left="12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马赫数范围：4.0，1.5，1.0，0.5</w:t>
      </w:r>
      <w:r>
        <w:rPr>
          <w:rFonts w:hint="eastAsia"/>
          <w:lang w:val="en-US" w:eastAsia="zh-CN"/>
        </w:rPr>
      </w:r>
    </w:p>
    <w:p w14:paraId="4CC9963C">
      <w:pPr>
        <w:pStyle w:val="876"/>
        <w:numPr>
          <w:ilvl w:val="0"/>
          <w:numId w:val="28"/>
        </w:numPr>
        <w:pBdr/>
        <w:spacing/>
        <w:ind w:hanging="420" w:left="126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攻角范围：180°</w:t>
      </w:r>
      <w:r>
        <w:rPr>
          <w:rFonts w:hint="default"/>
          <w:lang w:val="en-US" w:eastAsia="zh-CN"/>
        </w:rPr>
      </w:r>
    </w:p>
    <w:p w14:paraId="1FBDCA26">
      <w:pPr>
        <w:pStyle w:val="876"/>
        <w:numPr>
          <w:ilvl w:val="0"/>
          <w:numId w:val="0"/>
        </w:numPr>
        <w:pBdr/>
        <w:spacing/>
        <w:ind w:left="8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考虑对称性，负攻角及侧滑角的状态暂不考虑。</w:t>
      </w:r>
      <w:r>
        <w:rPr>
          <w:rFonts w:hint="eastAsia"/>
          <w:lang w:val="en-US" w:eastAsia="zh-CN"/>
        </w:rPr>
      </w:r>
    </w:p>
    <w:p w14:paraId="3B310988">
      <w:pPr>
        <w:pStyle w:val="870"/>
        <w:pBdr/>
        <w:bidi w:val="false"/>
        <w:spacing/>
        <w:ind/>
        <w:rPr>
          <w:rFonts w:hint="eastAsia"/>
          <w:lang w:val="en-US" w:eastAsia="zh-CN"/>
        </w:rPr>
      </w:pPr>
      <w:r/>
      <w:bookmarkStart w:id="78" w:name="_Toc10866"/>
      <w:r/>
      <w:bookmarkStart w:id="79" w:name="_Toc5055"/>
      <w:r>
        <w:rPr>
          <w:rFonts w:hint="eastAsia"/>
          <w:lang w:val="en-US" w:eastAsia="zh-CN"/>
        </w:rPr>
        <w:t xml:space="preserve">计算结果</w:t>
      </w:r>
      <w:bookmarkEnd w:id="78"/>
      <w:r/>
      <w:bookmarkEnd w:id="79"/>
      <w:r/>
      <w:r>
        <w:rPr>
          <w:rFonts w:hint="eastAsia"/>
          <w:lang w:val="en-US" w:eastAsia="zh-CN"/>
        </w:rPr>
      </w:r>
    </w:p>
    <w:p w14:paraId="668B643F">
      <w:pPr>
        <w:pBdr/>
        <w:spacing/>
        <w:ind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39995" cy="2513965"/>
                <wp:effectExtent l="0" t="0" r="8255" b="635"/>
                <wp:docPr id="10" name="图片 5" descr="17308866086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5" descr="173088660863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039995" cy="2513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96.85pt;height:197.9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hint="eastAsia" w:eastAsia="宋体"/>
          <w:lang w:eastAsia="zh-CN"/>
        </w:rPr>
      </w:r>
    </w:p>
    <w:p w14:paraId="2B5168AE">
      <w:pPr>
        <w:pBdr/>
        <w:spacing/>
        <w:ind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39995" cy="2898775"/>
                <wp:effectExtent l="0" t="0" r="8255" b="15875"/>
                <wp:docPr id="11" name="图片 9" descr="17310539251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图片 9" descr="173105392517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039995" cy="2898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96.85pt;height:228.2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hint="eastAsia" w:eastAsia="宋体"/>
          <w:lang w:eastAsia="zh-CN"/>
        </w:rPr>
      </w:r>
    </w:p>
    <w:p w14:paraId="7DA84ED0">
      <w:pPr>
        <w:pStyle w:val="960"/>
        <w:pBdr/>
        <w:bidi w:val="false"/>
        <w:spacing/>
        <w:ind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一子级典型压力分布</w:t>
      </w:r>
      <w:r>
        <w:rPr>
          <w:rFonts w:hint="eastAsia"/>
          <w:lang w:val="en-US" w:eastAsia="zh-CN"/>
        </w:rPr>
      </w:r>
    </w:p>
    <w:p w14:paraId="17196914">
      <w:pPr>
        <w:pStyle w:val="957"/>
        <w:pBdr/>
        <w:bidi w:val="false"/>
        <w:spacing/>
        <w:ind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一子级气动特性（返回阶段）</w:t>
      </w:r>
      <w:r>
        <w:rPr>
          <w:rFonts w:hint="eastAsia"/>
          <w:lang w:val="en-US" w:eastAsia="zh-CN"/>
        </w:rPr>
      </w:r>
    </w:p>
    <w:tbl>
      <w:tblPr>
        <w:tblStyle w:val="828"/>
        <w:jc w:val="center"/>
        <w:tblW w:w="9720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Look w:val="04A0" w:firstRow="1" w:lastRow="0" w:firstColumn="1" w:lastColumn="0" w:noHBand="0" w:noVBand="1"/>
      </w:tblPr>
      <w:tblGrid>
        <w:gridCol w:w="1888"/>
        <w:gridCol w:w="1180"/>
        <w:gridCol w:w="2204"/>
        <w:gridCol w:w="2723"/>
        <w:gridCol w:w="1725"/>
      </w:tblGrid>
      <w:tr>
        <w:trPr>
          <w:jc w:val="center"/>
          <w:trHeight w:val="400"/>
        </w:trPr>
        <w:tc>
          <w:tcPr>
            <w:gridSpan w:val="3"/>
            <w:shd w:val="clear" w:color="auto" w:fill="auto"/>
            <w:tcBorders>
              <w:top w:val="single" w:color="000000" w:sz="8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5115" w:type="dxa"/>
            <w:vAlign w:val="center"/>
            <w:textDirection w:val="lrTb"/>
            <w:noWrap/>
          </w:tcPr>
          <w:p w14:paraId="1AF77198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一子级气动特性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880" w:type="dxa"/>
            <w:vAlign w:val="center"/>
            <w:textDirection w:val="lrTb"/>
            <w:noWrap w:val="false"/>
          </w:tcPr>
          <w:p w14:paraId="4379DEF5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参考面积（m^2）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725" w:type="dxa"/>
            <w:vAlign w:val="center"/>
            <w:textDirection w:val="lrTb"/>
            <w:noWrap/>
          </w:tcPr>
          <w:p w14:paraId="45589EBE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19.</w:t>
            </w:r>
            <w:r>
              <w:rPr>
                <w:rFonts w:hint="eastAsia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751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40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1815" w:type="dxa"/>
            <w:vAlign w:val="center"/>
            <w:vMerge w:val="restart"/>
            <w:textDirection w:val="lrTb"/>
            <w:noWrap w:val="false"/>
          </w:tcPr>
          <w:p w14:paraId="7158445A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高度H=20km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br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攻角AOA=0.0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38EB688A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马赫数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2220" w:type="dxa"/>
            <w:vAlign w:val="center"/>
            <w:textDirection w:val="lrTb"/>
            <w:noWrap w:val="false"/>
          </w:tcPr>
          <w:p w14:paraId="4D82BA62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动压（Pa）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880" w:type="dxa"/>
            <w:vAlign w:val="center"/>
            <w:textDirection w:val="lrTb"/>
            <w:noWrap w:val="false"/>
          </w:tcPr>
          <w:p w14:paraId="6F879B49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轴向力FA（全模）（N）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3D785293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阻力系数CA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40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1815" w:type="dxa"/>
            <w:vAlign w:val="center"/>
            <w:vMerge w:val="continue"/>
            <w:textDirection w:val="lrTb"/>
            <w:noWrap w:val="false"/>
          </w:tcPr>
          <w:p w14:paraId="2C5D3B9C">
            <w:pPr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0A2C0792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Ma=0.5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0B1B9148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958.1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7503B28D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18060.4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6BFF8318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0.960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40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1815" w:type="dxa"/>
            <w:vAlign w:val="center"/>
            <w:vMerge w:val="continue"/>
            <w:textDirection w:val="lrTb"/>
            <w:noWrap w:val="false"/>
          </w:tcPr>
          <w:p w14:paraId="15E8F1B2">
            <w:pPr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DF9353E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Ma=1.0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22EB5EAE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3832.4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4178CEC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88532.0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792913A6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1.177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40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1815" w:type="dxa"/>
            <w:vAlign w:val="center"/>
            <w:vMerge w:val="continue"/>
            <w:textDirection w:val="lrTb"/>
            <w:noWrap w:val="false"/>
          </w:tcPr>
          <w:p w14:paraId="677181CD">
            <w:pPr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78E44467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Ma=1.5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641F5075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8622.9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976C4C8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258363.9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7EFEE162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1.526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40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1815" w:type="dxa"/>
            <w:vAlign w:val="center"/>
            <w:vMerge w:val="continue"/>
            <w:textDirection w:val="lrTb"/>
            <w:noWrap w:val="false"/>
          </w:tcPr>
          <w:p w14:paraId="42E4CD17">
            <w:pPr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7210ECEF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Ma=4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02D1D362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61319.0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3CD44B70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1870941.3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41AE9964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1.554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</w:tbl>
    <w:p w14:paraId="2505C26F">
      <w:pPr>
        <w:pBdr/>
        <w:spacing/>
        <w:ind/>
        <w:jc w:val="center"/>
        <w:rPr>
          <w:rFonts w:hint="eastAsia"/>
        </w:rPr>
      </w:pPr>
      <w:r>
        <w:rPr>
          <w:rFonts w:hint="eastAsia"/>
        </w:rPr>
      </w:r>
      <w:r>
        <w:rPr>
          <w:rFonts w:hint="eastAsia"/>
        </w:rPr>
      </w:r>
    </w:p>
    <w:p w14:paraId="182C1284">
      <w:pPr>
        <w:pStyle w:val="866"/>
        <w:pBdr/>
        <w:spacing/>
        <w:ind/>
        <w:rPr>
          <w:rFonts w:hint="eastAsia"/>
        </w:rPr>
      </w:pPr>
      <w:r/>
      <w:bookmarkStart w:id="80" w:name="_Toc7492"/>
      <w:r/>
      <w:bookmarkStart w:id="81" w:name="_Toc6884"/>
      <w:r>
        <w:rPr>
          <w:rFonts w:hint="eastAsia"/>
          <w:lang w:val="en-US" w:eastAsia="zh-CN"/>
        </w:rPr>
        <w:t xml:space="preserve">二子级气动特性</w:t>
      </w:r>
      <w:bookmarkEnd w:id="80"/>
      <w:r/>
      <w:bookmarkEnd w:id="81"/>
      <w:r/>
      <w:r>
        <w:rPr>
          <w:rFonts w:hint="eastAsia"/>
        </w:rPr>
      </w:r>
    </w:p>
    <w:p w14:paraId="1E6327D1">
      <w:pPr>
        <w:pStyle w:val="870"/>
        <w:pBdr/>
        <w:bidi w:val="false"/>
        <w:spacing/>
        <w:ind/>
        <w:rPr>
          <w:rFonts w:hint="default"/>
          <w:lang w:val="en-US" w:eastAsia="zh-CN"/>
        </w:rPr>
      </w:pPr>
      <w:r/>
      <w:bookmarkStart w:id="82" w:name="_Toc9324"/>
      <w:r/>
      <w:bookmarkStart w:id="83" w:name="_Toc6091"/>
      <w:r>
        <w:rPr>
          <w:rFonts w:hint="eastAsia"/>
          <w:lang w:val="en-US" w:eastAsia="zh-CN"/>
        </w:rPr>
        <w:t xml:space="preserve">气动计算参考值</w:t>
      </w:r>
      <w:bookmarkEnd w:id="82"/>
      <w:r/>
      <w:bookmarkEnd w:id="83"/>
      <w:r/>
      <w:r>
        <w:rPr>
          <w:rFonts w:hint="default"/>
          <w:lang w:val="en-US" w:eastAsia="zh-CN"/>
        </w:rPr>
      </w:r>
    </w:p>
    <w:p w14:paraId="333B59F9">
      <w:pPr>
        <w:pStyle w:val="876"/>
        <w:numPr>
          <w:ilvl w:val="0"/>
          <w:numId w:val="27"/>
        </w:numPr>
        <w:pBdr/>
        <w:spacing/>
        <w:ind w:hanging="420" w:left="12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参考面积S_ref：19.751 m</w:t>
      </w:r>
      <w:r>
        <w:rPr>
          <w:rFonts w:hint="eastAsia"/>
          <w:vertAlign w:val="superscript"/>
          <w:lang w:val="en-US" w:eastAsia="zh-CN"/>
        </w:rPr>
        <w:t xml:space="preserve">2</w:t>
      </w:r>
      <w:r>
        <w:rPr>
          <w:rFonts w:hint="eastAsia"/>
          <w:lang w:val="en-US" w:eastAsia="zh-CN"/>
        </w:rPr>
      </w:r>
    </w:p>
    <w:p w14:paraId="0A5CFFB2">
      <w:pPr>
        <w:pStyle w:val="870"/>
        <w:pBdr/>
        <w:bidi w:val="false"/>
        <w:spacing/>
        <w:ind/>
        <w:rPr>
          <w:rFonts w:hint="eastAsia"/>
          <w:lang w:val="en-US" w:eastAsia="zh-CN"/>
        </w:rPr>
      </w:pPr>
      <w:r/>
      <w:bookmarkStart w:id="84" w:name="_Toc29535"/>
      <w:r/>
      <w:bookmarkStart w:id="85" w:name="_Toc32753"/>
      <w:r>
        <w:rPr>
          <w:rFonts w:hint="eastAsia"/>
          <w:lang w:val="en-US" w:eastAsia="zh-CN"/>
        </w:rPr>
        <w:t xml:space="preserve">计算状态选取</w:t>
      </w:r>
      <w:bookmarkEnd w:id="84"/>
      <w:r/>
      <w:bookmarkEnd w:id="85"/>
      <w:r/>
      <w:r>
        <w:rPr>
          <w:rFonts w:hint="eastAsia"/>
          <w:lang w:val="en-US" w:eastAsia="zh-CN"/>
        </w:rPr>
      </w:r>
    </w:p>
    <w:p w14:paraId="0753BBF2">
      <w:pPr>
        <w:pStyle w:val="876"/>
        <w:pBdr/>
        <w:spacing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根据标称弹道计算结果，初步选取气动计算状态点的马赫数和攻角组合范围为：</w:t>
      </w:r>
      <w:r>
        <w:rPr>
          <w:rFonts w:hint="eastAsia"/>
          <w:lang w:val="en-US" w:eastAsia="zh-CN"/>
        </w:rPr>
      </w:r>
    </w:p>
    <w:p w14:paraId="673263FA">
      <w:pPr>
        <w:pStyle w:val="876"/>
        <w:numPr>
          <w:ilvl w:val="0"/>
          <w:numId w:val="28"/>
        </w:numPr>
        <w:pBdr/>
        <w:spacing/>
        <w:ind w:hanging="420" w:left="12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计算高度：80 km</w:t>
      </w:r>
      <w:r>
        <w:rPr>
          <w:rFonts w:hint="eastAsia"/>
          <w:lang w:val="en-US" w:eastAsia="zh-CN"/>
        </w:rPr>
      </w:r>
    </w:p>
    <w:p w14:paraId="382E73D8">
      <w:pPr>
        <w:pStyle w:val="876"/>
        <w:numPr>
          <w:ilvl w:val="0"/>
          <w:numId w:val="28"/>
        </w:numPr>
        <w:pBdr/>
        <w:spacing/>
        <w:ind w:hanging="420" w:left="12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计算马赫数：8.0，10.0</w:t>
      </w:r>
      <w:r>
        <w:rPr>
          <w:rFonts w:hint="eastAsia"/>
          <w:lang w:val="en-US" w:eastAsia="zh-CN"/>
        </w:rPr>
      </w:r>
    </w:p>
    <w:p w14:paraId="59C329FE">
      <w:pPr>
        <w:pStyle w:val="876"/>
        <w:numPr>
          <w:ilvl w:val="0"/>
          <w:numId w:val="28"/>
        </w:numPr>
        <w:pBdr/>
        <w:spacing/>
        <w:ind w:hanging="420" w:left="126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计算攻角：0.0°</w:t>
      </w:r>
      <w:r>
        <w:rPr>
          <w:rFonts w:hint="default"/>
          <w:lang w:val="en-US" w:eastAsia="zh-CN"/>
        </w:rPr>
      </w:r>
    </w:p>
    <w:p w14:paraId="62AC44BB">
      <w:pPr>
        <w:pStyle w:val="876"/>
        <w:numPr>
          <w:ilvl w:val="0"/>
          <w:numId w:val="0"/>
        </w:numPr>
        <w:pBdr/>
        <w:spacing/>
        <w:ind w:left="8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考虑对称性，负攻角及侧滑角的状态暂不考虑。</w:t>
      </w:r>
      <w:r>
        <w:rPr>
          <w:rFonts w:hint="eastAsia"/>
          <w:lang w:val="en-US" w:eastAsia="zh-CN"/>
        </w:rPr>
      </w:r>
    </w:p>
    <w:p w14:paraId="11FD31CA">
      <w:pPr>
        <w:pStyle w:val="870"/>
        <w:pBdr/>
        <w:bidi w:val="false"/>
        <w:spacing/>
        <w:ind/>
        <w:rPr>
          <w:rFonts w:hint="eastAsia"/>
          <w:lang w:val="en-US" w:eastAsia="zh-CN"/>
        </w:rPr>
      </w:pPr>
      <w:r/>
      <w:bookmarkStart w:id="86" w:name="_Toc10904"/>
      <w:r/>
      <w:bookmarkStart w:id="87" w:name="_Toc3646"/>
      <w:r>
        <w:rPr>
          <w:rFonts w:hint="eastAsia"/>
          <w:lang w:val="en-US" w:eastAsia="zh-CN"/>
        </w:rPr>
        <w:t xml:space="preserve">计算结果</w:t>
      </w:r>
      <w:bookmarkEnd w:id="86"/>
      <w:r/>
      <w:bookmarkEnd w:id="87"/>
      <w:r/>
      <w:r>
        <w:rPr>
          <w:rFonts w:hint="eastAsia"/>
          <w:lang w:val="en-US" w:eastAsia="zh-CN"/>
        </w:rPr>
      </w:r>
    </w:p>
    <w:p w14:paraId="40B2B8C7">
      <w:pPr>
        <w:pStyle w:val="876"/>
        <w:numPr>
          <w:ilvl w:val="0"/>
          <w:numId w:val="0"/>
        </w:numPr>
        <w:pBdr/>
        <w:spacing/>
        <w:ind w:left="8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</w:r>
      <w:r>
        <w:rPr>
          <w:rFonts w:hint="eastAsia"/>
          <w:lang w:val="en-US" w:eastAsia="zh-CN"/>
        </w:rPr>
      </w:r>
    </w:p>
    <w:p w14:paraId="12F90F4E">
      <w:pPr>
        <w:pBdr/>
        <w:spacing/>
        <w:ind/>
        <w:jc w:val="center"/>
        <w:rPr>
          <w:rFonts w:hint="eastAsia"/>
        </w:rPr>
      </w:pPr>
      <w:r>
        <w:rPr>
          <w:rFonts w:hint="eastAsia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74060" cy="1945005"/>
                <wp:effectExtent l="0" t="0" r="2540" b="17145"/>
                <wp:docPr id="12" name="图片 21" descr="17308881744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图片 21" descr="173088817440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3274060" cy="1945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57.80pt;height:153.1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hint="eastAsia"/>
        </w:rPr>
      </w:r>
    </w:p>
    <w:p w14:paraId="4FF8A84F">
      <w:pPr>
        <w:pStyle w:val="960"/>
        <w:pBdr/>
        <w:bidi w:val="false"/>
        <w:spacing/>
        <w:ind/>
        <w:rPr/>
      </w:pPr>
      <w:r>
        <w:rPr>
          <w:rFonts w:hint="eastAsia"/>
          <w:lang w:val="en-US" w:eastAsia="zh-CN"/>
        </w:rPr>
        <w:t xml:space="preserve"> 二子级典型压力分布</w:t>
      </w:r>
      <w:r>
        <w:rPr>
          <w:rFonts w:hint="eastAsia"/>
          <w:lang w:eastAsia="zh-CN"/>
        </w:rPr>
        <w:t xml:space="preserve">（</w:t>
      </w:r>
      <w:r>
        <w:rPr>
          <w:rFonts w:hint="eastAsia"/>
          <w:lang w:val="en-US" w:eastAsia="zh-CN"/>
        </w:rPr>
        <w:t xml:space="preserve">Ma=8.0，AOA=0deg，H=50km</w:t>
      </w:r>
      <w:r>
        <w:rPr>
          <w:rFonts w:hint="eastAsia"/>
          <w:lang w:eastAsia="zh-CN"/>
        </w:rPr>
        <w:t xml:space="preserve">）</w:t>
      </w:r>
      <w:r/>
    </w:p>
    <w:p w14:paraId="6E9B9D60">
      <w:pPr>
        <w:pStyle w:val="957"/>
        <w:pBdr/>
        <w:bidi w:val="false"/>
        <w:spacing/>
        <w:ind/>
        <w:rPr/>
      </w:pPr>
      <w:r>
        <w:rPr>
          <w:rFonts w:hint="eastAsia"/>
          <w:lang w:val="en-US" w:eastAsia="zh-CN"/>
        </w:rPr>
        <w:t xml:space="preserve">二子级气动特性</w:t>
      </w:r>
      <w:r/>
    </w:p>
    <w:tbl>
      <w:tblPr>
        <w:tblStyle w:val="828"/>
        <w:jc w:val="center"/>
        <w:tblW w:w="9720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Look w:val="04A0" w:firstRow="1" w:lastRow="0" w:firstColumn="1" w:lastColumn="0" w:noHBand="0" w:noVBand="1"/>
      </w:tblPr>
      <w:tblGrid>
        <w:gridCol w:w="1918"/>
        <w:gridCol w:w="1155"/>
        <w:gridCol w:w="2204"/>
        <w:gridCol w:w="2718"/>
        <w:gridCol w:w="1725"/>
      </w:tblGrid>
      <w:tr>
        <w:trPr>
          <w:jc w:val="center"/>
          <w:trHeight w:val="400"/>
        </w:trPr>
        <w:tc>
          <w:tcPr>
            <w:gridSpan w:val="3"/>
            <w:shd w:val="clear" w:color="auto" w:fill="auto"/>
            <w:tcBorders>
              <w:top w:val="single" w:color="000000" w:sz="8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5115" w:type="dxa"/>
            <w:vAlign w:val="center"/>
            <w:textDirection w:val="lrTb"/>
            <w:noWrap/>
          </w:tcPr>
          <w:p w14:paraId="7C062CCD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二子级气动特性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880" w:type="dxa"/>
            <w:vAlign w:val="center"/>
            <w:textDirection w:val="lrTb"/>
            <w:noWrap w:val="false"/>
          </w:tcPr>
          <w:p w14:paraId="2AC1D798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参考面积（m^2）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725" w:type="dxa"/>
            <w:vAlign w:val="center"/>
            <w:textDirection w:val="lrTb"/>
            <w:noWrap/>
          </w:tcPr>
          <w:p w14:paraId="0CDC7B6C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19.</w:t>
            </w:r>
            <w:r>
              <w:rPr>
                <w:rFonts w:hint="eastAsia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751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40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1815" w:type="dxa"/>
            <w:vAlign w:val="center"/>
            <w:vMerge w:val="restart"/>
            <w:textDirection w:val="lrTb"/>
            <w:noWrap w:val="false"/>
          </w:tcPr>
          <w:p w14:paraId="46C711A3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高度H=80km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br/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攻角AOA=0.0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052FF2F3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马赫数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2220" w:type="dxa"/>
            <w:vAlign w:val="center"/>
            <w:textDirection w:val="lrTb"/>
            <w:noWrap w:val="false"/>
          </w:tcPr>
          <w:p w14:paraId="2F016C3D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动压（Pa）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880" w:type="dxa"/>
            <w:vAlign w:val="center"/>
            <w:textDirection w:val="lrTb"/>
            <w:noWrap w:val="false"/>
          </w:tcPr>
          <w:p w14:paraId="0F1A386F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轴向力FA（全模）（N）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015E0410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阻力系数CA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40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1815" w:type="dxa"/>
            <w:vAlign w:val="center"/>
            <w:vMerge w:val="continue"/>
            <w:textDirection w:val="lrTb"/>
            <w:noWrap w:val="false"/>
          </w:tcPr>
          <w:p w14:paraId="050728FD">
            <w:pPr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3B06E1AD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Ma=8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6D0080D6">
            <w:pPr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39.7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43F9E7B6">
            <w:pPr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340.9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1B5FF6BE">
            <w:pPr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0.437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40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1815" w:type="dxa"/>
            <w:vAlign w:val="center"/>
            <w:vMerge w:val="continue"/>
            <w:textDirection w:val="lrTb"/>
            <w:noWrap w:val="false"/>
          </w:tcPr>
          <w:p w14:paraId="435D6E25">
            <w:pPr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2EE9D61F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Ma=10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6E8125AC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62.0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48F1946E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515.6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1C4581C9"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0.423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</w:tbl>
    <w:p w14:paraId="2A446640">
      <w:pPr>
        <w:pStyle w:val="869"/>
        <w:pBdr/>
        <w:spacing/>
        <w:ind/>
        <w:rPr>
          <w:rFonts w:hint="eastAsia"/>
        </w:rPr>
      </w:pPr>
      <w:r/>
      <w:bookmarkStart w:id="88" w:name="_Toc25927"/>
      <w:r/>
      <w:bookmarkStart w:id="89" w:name="_Toc9382"/>
      <w:r>
        <w:rPr>
          <w:rFonts w:hint="eastAsia"/>
          <w:lang w:val="en-US" w:eastAsia="zh-CN"/>
        </w:rPr>
        <w:t xml:space="preserve">结论</w:t>
      </w:r>
      <w:bookmarkEnd w:id="88"/>
      <w:r/>
      <w:bookmarkEnd w:id="89"/>
      <w:r/>
      <w:r>
        <w:rPr>
          <w:rFonts w:hint="eastAsia"/>
        </w:rPr>
      </w:r>
    </w:p>
    <w:p w14:paraId="3F642C11">
      <w:pPr>
        <w:pStyle w:val="875"/>
        <w:keepNext w:val="false"/>
        <w:keepLines w:val="false"/>
        <w:pageBreakBefore w:val="false"/>
        <w:widowControl w:val="false"/>
        <w:numPr>
          <w:ilvl w:val="5"/>
          <w:numId w:val="0"/>
        </w:numPr>
        <w:pBdr/>
        <w:bidi w:val="false"/>
        <w:spacing/>
        <w:ind w:firstLine="480"/>
        <w:rPr>
          <w:rFonts w:hint="default"/>
          <w:highlight w:val="none"/>
          <w:lang w:val="en-US" w:eastAsia="zh-CN"/>
        </w:rPr>
      </w:pPr>
      <w:r>
        <w:rPr>
          <w:rFonts w:hint="eastAsia"/>
          <w:lang w:val="en-US" w:eastAsia="zh-CN"/>
        </w:rPr>
        <w:t xml:space="preserve">本文对YL-1火箭进行初步气动特性计算，获得多个状态下全箭的轴向力系数、法向力系数、压心系数，以及部分状态下的全箭分布法向力</w:t>
      </w:r>
      <w:r>
        <w:rPr>
          <w:rFonts w:hint="eastAsia"/>
          <w:highlight w:val="none"/>
          <w:lang w:val="en-US" w:eastAsia="zh-CN"/>
        </w:rPr>
        <w:t xml:space="preserve">。同时对分离后的一子级和二子级火箭进行气动特性计算，获得典型状态下的阻力特性等参数，为预测火箭残骸落去提供一定的数据支持。</w:t>
      </w:r>
      <w:r>
        <w:rPr>
          <w:rFonts w:hint="default"/>
          <w:highlight w:val="none"/>
          <w:lang w:val="en-US" w:eastAsia="zh-CN"/>
        </w:rPr>
      </w:r>
    </w:p>
    <w:p w14:paraId="0FA921E8">
      <w:pPr>
        <w:pBdr/>
        <w:spacing/>
        <w:ind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br w:type="page" w:clear="all"/>
      </w:r>
      <w:r>
        <w:rPr>
          <w:rFonts w:hint="default"/>
          <w:highlight w:val="none"/>
          <w:lang w:val="en-US" w:eastAsia="zh-CN"/>
        </w:rPr>
      </w:r>
    </w:p>
    <w:p w14:paraId="1DA96CFE">
      <w:pPr>
        <w:pStyle w:val="869"/>
        <w:numPr>
          <w:ilvl w:val="0"/>
          <w:numId w:val="0"/>
        </w:numPr>
        <w:pBdr/>
        <w:spacing/>
        <w:ind/>
        <w:jc w:val="center"/>
        <w:rPr>
          <w:rFonts w:hint="default"/>
          <w:lang w:val="en-US" w:eastAsia="zh-CN"/>
        </w:rPr>
      </w:pPr>
      <w:r/>
      <w:bookmarkStart w:id="90" w:name="_Toc29568"/>
      <w:r/>
      <w:bookmarkStart w:id="91" w:name="_Toc6090"/>
      <w:r>
        <w:rPr>
          <w:rFonts w:hint="eastAsia"/>
          <w:lang w:val="en-US" w:eastAsia="zh-CN"/>
        </w:rPr>
        <w:t xml:space="preserve">附表A 全箭气动特性</w:t>
      </w:r>
      <w:bookmarkEnd w:id="90"/>
      <w:r/>
      <w:bookmarkEnd w:id="91"/>
      <w:r/>
      <w:r>
        <w:rPr>
          <w:rFonts w:hint="default"/>
          <w:lang w:val="en-US" w:eastAsia="zh-CN"/>
        </w:rPr>
      </w:r>
    </w:p>
    <w:tbl>
      <w:tblPr>
        <w:tblStyle w:val="828"/>
        <w:jc w:val="center"/>
        <w:tblW w:w="8358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Look w:val="04A0" w:firstRow="1" w:lastRow="0" w:firstColumn="1" w:lastColumn="0" w:noHBand="0" w:noVBand="1"/>
      </w:tblPr>
      <w:tblGrid>
        <w:gridCol w:w="1090"/>
        <w:gridCol w:w="1090"/>
        <w:gridCol w:w="2196"/>
        <w:gridCol w:w="1968"/>
        <w:gridCol w:w="2014"/>
      </w:tblGrid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090" w:type="dxa"/>
            <w:vAlign w:val="center"/>
            <w:textDirection w:val="lrTb"/>
            <w:noWrap/>
          </w:tcPr>
          <w:p w14:paraId="783B5A10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MACH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090" w:type="dxa"/>
            <w:vAlign w:val="center"/>
            <w:textDirection w:val="lrTb"/>
            <w:noWrap/>
          </w:tcPr>
          <w:p w14:paraId="7082C815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AOA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96" w:type="dxa"/>
            <w:vAlign w:val="center"/>
            <w:textDirection w:val="lrTb"/>
            <w:noWrap/>
          </w:tcPr>
          <w:p w14:paraId="733B6D81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法向力系数CN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68" w:type="dxa"/>
            <w:vAlign w:val="center"/>
            <w:textDirection w:val="lrTb"/>
            <w:noWrap/>
          </w:tcPr>
          <w:p w14:paraId="61CA8F6A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轴向力系数CA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2014" w:type="dxa"/>
            <w:vAlign w:val="center"/>
            <w:textDirection w:val="lrTb"/>
            <w:noWrap/>
          </w:tcPr>
          <w:p w14:paraId="119F71BA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压心系数X-CP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5B778CC9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062A8162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deg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3BC58399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/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45BAFE87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/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53F5229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/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restart"/>
            <w:textDirection w:val="lrTb"/>
            <w:noWrap/>
          </w:tcPr>
          <w:p w14:paraId="6317E578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172BA4D9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4E8B8D9D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112FABE5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0.3109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320B091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2B114E7F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46A9F087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35A0EFB7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0.0836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7F5F3904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0.3032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3389E9E3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0.1437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5CA31C04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161ABA07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4CF67B7C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0.1973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447B5366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0.3275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1BA1A6A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0.2670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292DA8A9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175F91DF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6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1BCC5C0E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0.2634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6052161E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0.3161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A98F927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0.2054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6D3685CB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1BA488B2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8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47907C94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0.3637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2F851D4E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0.3663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56ADC04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0.2137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03263114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0089F67F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10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6DCCA04D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0.4197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6597410F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0.3415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4317A4F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0.1702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restart"/>
            <w:textDirection w:val="lrTb"/>
            <w:noWrap/>
          </w:tcPr>
          <w:p w14:paraId="3C2140F4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0.6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3C10D898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1F7966B3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2AE44B20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0.3094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7E7752AA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0D751683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6ACF5662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3A3ECA9C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0.0909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72137085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0.3060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176AE03B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0.2040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3042EFA7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761732D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73E2EDD7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0.1898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2733ABDB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0.3239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61EF1FDF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0.2382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70D9572A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0A3609F9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6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1341E896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0.2628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58498230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0.3137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71B19721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0.1997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2183F134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6FFE20C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8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2618A189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0.3628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35164A8A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0.3588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675A5175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0.2064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224D75F9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02492A34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10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21265813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0.4228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13EB6244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0.3362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715ED468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0.1688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restart"/>
            <w:textDirection w:val="lrTb"/>
            <w:noWrap/>
          </w:tcPr>
          <w:p w14:paraId="37B5C408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0.8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EBFCC82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77256398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15EFF261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0.3217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1ECC293B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397116AF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05EBE861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3894C295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0.0986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5D30B27C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0.3294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7D992170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0.2494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7997EEA2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6EAC0C56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7A463FB4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0.1928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5B86F1EE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0.3460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A448CAF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0.2381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29CA09AA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7264A45D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6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102F0A1E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0.2672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5B06B465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0.3286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362B2360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0.2007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362698C8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64745F1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8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51EB81F9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0.3688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03183423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0.3708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15DCC417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0.2036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60C219E7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029EEFDC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10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6C449162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0.4362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0755F173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0.3497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3146AD5A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0.1759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restart"/>
            <w:textDirection w:val="lrTb"/>
            <w:noWrap/>
          </w:tcPr>
          <w:p w14:paraId="0A7B7342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0.9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7D3D15EB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51C8C8CB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72E64D7C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0.3922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F29DA45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61C83BE7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1B07DE3A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2DE304EF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0.1006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0ECECC31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0.3994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CC8CE6C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0.2518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2035AD26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3F9817C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2C1BB7F6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0.1960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4B12890F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0.4151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2D09A795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0.2366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79702ED0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37CD15DF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6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29AE1768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0.2863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73004FA3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0.4275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78329D10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0.2160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4F4598BC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02919337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8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157266BC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0.3780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16BA8603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0.4370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7D0FDCB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0.2047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68728610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1E3A4293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10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4266BB99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0.4729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31185F61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0.4449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0F15D991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0.1985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restart"/>
            <w:textDirection w:val="lrTb"/>
            <w:noWrap/>
          </w:tcPr>
          <w:p w14:paraId="5B6138F2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0E53E3CE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4A88CF01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1CC874E5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0.5823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180A9CBC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0D5F1866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30B2F055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035596CC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0.1001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202F0948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0.5847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3580693C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0.2071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4AA7EADF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168E2A57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029DEF9D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0.1977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378246CD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0.5948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01FF72CF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0.1998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02CDAC19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3C7B1BB2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6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67608231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0.2819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36EC847B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0.5700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3B9FCDA7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0.1800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35052FC1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61C2AFA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8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475DC814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0.3908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21C8073A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0.6126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0DFDED2B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0.1803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12D18B2C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1F53EC0F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10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2B37725F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0.4719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07E8A7A4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0.5942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DC87819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0.1625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restart"/>
            <w:textDirection w:val="lrTb"/>
            <w:noWrap/>
          </w:tcPr>
          <w:p w14:paraId="55B1DDA7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1.2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70F4A993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34DAB7CA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1B7C1B45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0.7748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C637541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50FAF896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2116A632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0C8BA5F3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0.0985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48452DAC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0.7781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2222D811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0.1454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09939B5A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7D7CDAE6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46CC619F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0.1953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23C98B5D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0.7847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3C3404A4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0.1381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54592A4C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295A4EB0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6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2CBCA96F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0.2851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22FFBC9D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0.7499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1E615FDC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0.1266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1BEC0951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745B964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8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75F42331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0.3993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0D726D29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0.7985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7B7404FD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0.1388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7E118096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23D99DFC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10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1A09611A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0.4934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44A33B41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0.7750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219D8E66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0.1290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restart"/>
            <w:textDirection w:val="lrTb"/>
            <w:noWrap/>
          </w:tcPr>
          <w:p w14:paraId="4465C1B1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1.5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6D1C4026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0994B675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656565B2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0.7415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4CB03A2B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1A626AF4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27FF57C4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742B10EC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0.0977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4E8AAAF1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0.7433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36E2E4D9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0.0885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409C6EC0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08547B72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63F7CF93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0.1996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6A889406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0.7512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46AF139C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0.0989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72C6D362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3A382ABE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6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09603B8B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0.2985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1F97E4CA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0.7198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BB6B248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0.0959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6554B14B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67854A59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8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79FA9ECB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0.4220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4EAF9D1D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0.7642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3E15536D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0.1146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0FCF6725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1C60BF4C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10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6ED9AAA7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0.5504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4AD12F97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0.7737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4E11CCCC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0.1239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restart"/>
            <w:textDirection w:val="lrTb"/>
            <w:noWrap/>
          </w:tcPr>
          <w:p w14:paraId="263A213F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1F2FA263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044F4076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03D75BC4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0.6383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48C92383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7CA82579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670A559E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3359A9AE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0.1089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372FA54C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0.6409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767D3303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0.1150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42DC7204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7EA3ACF0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4DCD7203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0.2193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6F7E1B92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0.6491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47638738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0.1105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79CFD5C5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45183A3A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6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417D31DF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0.3279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3B907E65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0.6394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4BE66408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0.0988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61CF738C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4D8003A8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8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37B731E5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0.4747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2169BA09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0.6642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2543050A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0.1257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478C9AB9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78B0C38A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10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7354778D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0.6369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0B277B50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0.6735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4C3F8E9F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0.1372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restart"/>
            <w:textDirection w:val="lrTb"/>
            <w:noWrap/>
          </w:tcPr>
          <w:p w14:paraId="0FA22738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3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1A1F6183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3A1A686B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0CE145D4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0.4923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7EEDC0CF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53EE89A7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0C572A06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182E5508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0.1156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4F50AB71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0.4955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2158AB44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0.1273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18E70BCE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0F8101B7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663B8D02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0.2383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05A0144B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0.5018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76E7DB4C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0.1355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70700831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2F1EDCA3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6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1A44B0D0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0.3762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37B440E0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0.5088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09650DA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0.1435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1FD425F5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3E4C48CD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8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7753C32D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0.6010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259C1BF8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0.5130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A9254B2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0.2157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1CF94AC1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682EF443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10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3DBFFD82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1.0022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31437F92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0.5256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3A2347F9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0.3286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restart"/>
            <w:textDirection w:val="lrTb"/>
            <w:noWrap/>
          </w:tcPr>
          <w:p w14:paraId="65F354C4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15D862B3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109680F9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7D4D7B1E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0.3808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252A7DBB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5C0E202A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CDD61CB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672EF248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0.1208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397A2C6F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0.3812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5E80DFE8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0.1928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29500FCB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132C5C03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7380FAAD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0.2613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42D703C4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0.3837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2B98F4CB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0.2268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3820920D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4A03F713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6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03354113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0.4579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53B3B51A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0.3943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796FDA14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0.2956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2005D296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46D9F724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8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00724BA9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0.7248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56F69A56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0.3921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0A9A9B35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0.3583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089792AA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2C93F12D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10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2CB4DF90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1.0063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6A0A1EFD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0.3972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78E37072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0.3881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restart"/>
            <w:textDirection w:val="lrTb"/>
            <w:noWrap/>
          </w:tcPr>
          <w:p w14:paraId="5E06C83C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8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28F06072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1083443A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30AD65A3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0.3322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42A7BE6A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/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1363E33F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25AD1E0C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59D6C079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0.1091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66CBBC27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0.3329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67C885E9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0.2042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586EF326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40A76433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1344FDEB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0.2427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7F7554EA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0.3352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0569DDF2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0.2519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2F1FB9B3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3083253B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6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0D43634D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0.4151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59A5E5D7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0.3392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7EC42DF8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0.3079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072A390D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0CBFC067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8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48B48C13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0.6128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4DD50B90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0.3444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0210FCC8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0.3445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90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vMerge w:val="continue"/>
            <w:textDirection w:val="lrTb"/>
            <w:noWrap/>
          </w:tcPr>
          <w:p w14:paraId="5FC7C199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2A40DF4E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10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00BA15F9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0.8368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 w14:paraId="01A0D798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0.3502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0" w:type="auto"/>
            <w:vAlign w:val="center"/>
            <w:textDirection w:val="lrTb"/>
            <w:noWrap/>
          </w:tcPr>
          <w:p w14:paraId="7FE906DB">
            <w:pPr>
              <w:keepNext w:val="false"/>
              <w:keepLines w:val="false"/>
              <w:widowControl w:val="true"/>
              <w:suppressLineNumbers w:val="false"/>
              <w:pBdr/>
              <w:spacing w:line="240" w:lineRule="auto"/>
              <w:ind/>
              <w:jc w:val="righ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"/>
              </w:rPr>
              <w:t xml:space="preserve">0.3720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</w:tbl>
    <w:p w14:paraId="4D24CE0E">
      <w:pPr>
        <w:pBdr/>
        <w:spacing/>
        <w:ind/>
        <w:jc w:val="center"/>
        <w:rPr>
          <w:rFonts w:hint="eastAsia"/>
          <w:lang w:val="en-US" w:eastAsia="zh-CN"/>
        </w:rPr>
        <w:sectPr>
          <w:footerReference w:type="default" r:id="rId10"/>
          <w:footnotePr/>
          <w:endnotePr/>
          <w:type w:val="nextPage"/>
          <w:pgSz w:h="16838" w:orient="portrait" w:w="11906"/>
          <w:pgMar w:top="720" w:right="720" w:bottom="720" w:left="720" w:header="851" w:footer="992" w:gutter="0"/>
          <w:pgBorders w:display="allPages" w:offsetFrom="page" w:zOrder="front">
            <w:bottom w:color="000000" w:space="24" w:sz="18" w:val="single"/>
            <w:left w:color="000000" w:space="24" w:sz="18" w:val="single"/>
            <w:right w:color="000000" w:space="24" w:sz="18" w:val="single"/>
            <w:top w:color="000000" w:space="24" w:sz="18" w:val="single"/>
          </w:pgBorders>
          <w:cols w:num="1" w:sep="0" w:space="425" w:equalWidth="1"/>
        </w:sectPr>
      </w:pPr>
      <w:r>
        <w:rPr>
          <w:rFonts w:hint="eastAsia"/>
          <w:lang w:val="en-US" w:eastAsia="zh-CN"/>
        </w:rPr>
      </w:r>
      <w:r>
        <w:rPr>
          <w:rFonts w:hint="eastAsia"/>
          <w:lang w:val="en-US" w:eastAsia="zh-CN"/>
        </w:rPr>
      </w:r>
    </w:p>
    <w:p w14:paraId="566202C0">
      <w:pPr>
        <w:pBdr/>
        <w:spacing/>
        <w:ind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</w:r>
      <w:r>
        <w:rPr>
          <w:rFonts w:hint="eastAsia"/>
          <w:lang w:val="en-US" w:eastAsia="zh-CN"/>
        </w:rPr>
      </w:r>
    </w:p>
    <w:p w14:paraId="54261C9C">
      <w:pPr>
        <w:pStyle w:val="869"/>
        <w:numPr>
          <w:ilvl w:val="0"/>
          <w:numId w:val="0"/>
        </w:numPr>
        <w:pBdr/>
        <w:spacing/>
        <w:ind/>
        <w:jc w:val="center"/>
        <w:rPr>
          <w:rFonts w:hint="default"/>
          <w:lang w:val="en-US" w:eastAsia="zh-CN"/>
        </w:rPr>
      </w:pPr>
      <w:r/>
      <w:bookmarkStart w:id="92" w:name="_Toc15188"/>
      <w:r/>
      <w:bookmarkStart w:id="93" w:name="_Toc24855"/>
      <w:r>
        <w:rPr>
          <w:rFonts w:hint="eastAsia"/>
          <w:lang w:val="en-US" w:eastAsia="zh-CN"/>
        </w:rPr>
        <w:t xml:space="preserve">附表B 全箭分布法向力</w:t>
      </w:r>
      <w:bookmarkEnd w:id="92"/>
      <w:r/>
      <w:bookmarkEnd w:id="93"/>
      <w:r/>
      <w:r>
        <w:rPr>
          <w:rFonts w:hint="default"/>
          <w:lang w:val="en-US" w:eastAsia="zh-CN"/>
        </w:rPr>
      </w:r>
    </w:p>
    <w:tbl>
      <w:tblPr>
        <w:tblStyle w:val="828"/>
        <w:jc w:val="center"/>
        <w:tblW w:w="10039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Look w:val="04A0" w:firstRow="1" w:lastRow="0" w:firstColumn="1" w:lastColumn="0" w:noHBand="0" w:noVBand="1"/>
      </w:tblPr>
      <w:tblGrid>
        <w:gridCol w:w="1531"/>
        <w:gridCol w:w="1416"/>
        <w:gridCol w:w="1416"/>
        <w:gridCol w:w="1421"/>
        <w:gridCol w:w="1416"/>
        <w:gridCol w:w="1416"/>
        <w:gridCol w:w="1423"/>
      </w:tblGrid>
      <w:tr>
        <w:trPr>
          <w:jc w:val="center"/>
          <w:trHeight w:val="378"/>
        </w:trPr>
        <w:tc>
          <w:tcPr>
            <w:shd w:val="clear" w:color="auto" w:fill="d7d7d7" w:themeFill="background1" w:themeFillShade="D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531" w:type="dxa"/>
            <w:vAlign w:val="center"/>
            <w:vMerge w:val="restart"/>
            <w:textDirection w:val="lrTb"/>
            <w:noWrap/>
          </w:tcPr>
          <w:p w14:paraId="51000A84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X位置(m)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gridSpan w:val="6"/>
            <w:shd w:val="clear" w:color="auto" w:fill="d7d7d7" w:themeFill="background1" w:themeFillShade="D8"/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8508" w:type="dxa"/>
            <w:vAlign w:val="center"/>
            <w:textDirection w:val="lrTb"/>
            <w:noWrap/>
          </w:tcPr>
          <w:p w14:paraId="12106DE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全箭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分布法向力</w:t>
            </w: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（N）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378"/>
        </w:trPr>
        <w:tc>
          <w:tcPr>
            <w:shd w:val="clear" w:color="auto" w:fill="d7d7d7" w:themeFill="background1" w:themeFillShade="D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531" w:type="dxa"/>
            <w:vAlign w:val="center"/>
            <w:vMerge w:val="continue"/>
            <w:textDirection w:val="lrTb"/>
            <w:noWrap/>
          </w:tcPr>
          <w:p w14:paraId="10EC784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gridSpan w:val="3"/>
            <w:shd w:val="clear" w:color="auto" w:fill="d7d7d7" w:themeFill="background1" w:themeFillShade="D8"/>
            <w:tcBorders>
              <w:top w:val="single" w:color="000000" w:sz="8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textDirection w:val="lrTb"/>
            <w:noWrap/>
          </w:tcPr>
          <w:p w14:paraId="779E8A2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Mach</w:t>
            </w: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=</w:t>
            </w: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1.5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gridSpan w:val="3"/>
            <w:shd w:val="clear" w:color="auto" w:fill="d7d7d7" w:themeFill="background1" w:themeFillShade="D8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tcW w:w="4255" w:type="dxa"/>
            <w:vAlign w:val="center"/>
            <w:textDirection w:val="lrTb"/>
            <w:noWrap/>
          </w:tcPr>
          <w:p w14:paraId="1766652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Mach</w:t>
            </w: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=</w:t>
            </w: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1.2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378"/>
        </w:trPr>
        <w:tc>
          <w:tcPr>
            <w:shd w:val="clear" w:color="auto" w:fill="d7d7d7" w:themeFill="background1" w:themeFillShade="D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531" w:type="dxa"/>
            <w:vAlign w:val="center"/>
            <w:vMerge w:val="continue"/>
            <w:textDirection w:val="lrTb"/>
            <w:noWrap/>
          </w:tcPr>
          <w:p w14:paraId="1FDE538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d7d7d7" w:themeFill="background1" w:themeFillShade="D8"/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single" w:color="000000" w:sz="4" w:space="0"/>
            </w:tcBorders>
            <w:tcW w:w="1416" w:type="dxa"/>
            <w:vAlign w:val="center"/>
            <w:textDirection w:val="lrTb"/>
            <w:noWrap/>
          </w:tcPr>
          <w:p w14:paraId="2955735D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AOA=8</w:t>
            </w: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°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r>
          </w:p>
        </w:tc>
        <w:tc>
          <w:tcPr>
            <w:shd w:val="clear" w:color="auto" w:fill="d7d7d7" w:themeFill="background1" w:themeFillShade="D8"/>
            <w:tcBorders>
              <w:top w:val="singl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1416" w:type="dxa"/>
            <w:vAlign w:val="center"/>
            <w:textDirection w:val="lrTb"/>
            <w:noWrap/>
          </w:tcPr>
          <w:p w14:paraId="3A6712A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AOA=6</w:t>
            </w: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°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d7d7d7" w:themeFill="background1" w:themeFillShade="D8"/>
            <w:tcBorders>
              <w:top w:val="single" w:color="000000" w:sz="4" w:space="0"/>
              <w:left w:val="singl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7C51D3B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AOA=4</w:t>
            </w: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°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d7d7d7" w:themeFill="background1" w:themeFillShade="D8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tcW w:w="1416" w:type="dxa"/>
            <w:vAlign w:val="center"/>
            <w:textDirection w:val="lrTb"/>
            <w:noWrap/>
          </w:tcPr>
          <w:p w14:paraId="5227CDB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AOA=8</w:t>
            </w: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°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d7d7d7" w:themeFill="background1" w:themeFillShade="D8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tcW w:w="1416" w:type="dxa"/>
            <w:vAlign w:val="center"/>
            <w:textDirection w:val="lrTb"/>
            <w:noWrap/>
          </w:tcPr>
          <w:p w14:paraId="462B38C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AOA=6</w:t>
            </w: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°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  <w:tc>
          <w:tcPr>
            <w:shd w:val="clear" w:color="auto" w:fill="d7d7d7" w:themeFill="background1" w:themeFillShade="D8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4E5EC40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AOA=4</w:t>
            </w: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°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r>
          </w:p>
        </w:tc>
      </w:tr>
      <w:tr>
        <w:trPr>
          <w:jc w:val="center"/>
          <w:trHeight w:val="378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0E553CF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0.000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3B0C5D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0.00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7D80ED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0.00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3C1EAB5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0.00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6C60A4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0.00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2A4982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0.00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1C51BB4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0.00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0FFC9D6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0.589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BDA0F9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4904.66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C296FF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3671.67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449644D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2364.75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BF89DC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2926.17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833243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2064.34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7B9DB41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1251.85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3D9D67E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1.177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46BA2E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9716.18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BF80E3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7238.75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4D5B1BE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4697.84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9B1BEE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6177.17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4D2FC4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4711.36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33FEA20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3208.72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7810922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1.766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66C639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12458.75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C30C29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9244.60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5A2227F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6000.13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EA9815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8307.60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CC102E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6350.67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0E64CA1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4324.66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28AEB44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2.355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31BF29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14121.56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786075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10658.47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63260CD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7114.47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B5CCFC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9313.07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4AFFE2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6950.09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3B70F71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4553.21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4F7F4D3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2.943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4E770D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17993.26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56091C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13876.49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28BD75D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9290.53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47BC6E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10641.32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D0C885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8076.31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4E7D46E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5479.01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550518B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3.532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1C0300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19193.47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FF5103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14429.13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2E1E1FB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9566.13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0A59EF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11712.70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C4F122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8913.72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058B545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6038.20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2A70522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4.121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DAE22D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18580.51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FDC285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13627.62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55BC06B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9068.78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CCF2CB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12124.83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D38EA4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9301.21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46C11BC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6327.71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448D4CF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4.709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1FDCA6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18422.45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48595D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13494.95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5CE6863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9011.25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B2100E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12294.44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C2B886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9335.72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212AD7D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6094.18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2B1FC99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5.298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3CEBC6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17558.77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25A354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13061.13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681A460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8721.63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680295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12037.94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BF777D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9212.15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4E71ACD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6323.26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611D182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5.887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90F504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16717.02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8516C0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12718.84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70E7F34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8912.17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74744E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11708.21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D8A9A0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8886.56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010466F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6145.40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082D45E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6.475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2479E3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13493.42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7324B1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10211.05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0E02D53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7100.98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4E5E92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9442.33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B7F881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7076.87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1698558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4820.64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58C10FB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7.064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331472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13268.52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7145C4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9798.47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7C6B09F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6466.13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A5D31C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9340.34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9CBEB4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6826.90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42C1577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4525.64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575452F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7.653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149547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13118.39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6121AA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9330.12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42D0FA4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5470.67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E362B6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9320.42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4AB76D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6573.26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03105B6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4220.87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07408C3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8.241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429CD8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13212.17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F7C7D7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9440.11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3595F4A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5460.91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5887FD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9577.84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D9722C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6830.57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0532233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4430.01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1A5C9C2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8.830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B425C0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10894.22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4945B8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7976.00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4A5AD9A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4926.27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AF95D9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7698.55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BB952E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5424.11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16EC7BF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3301.58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7EB39D4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9.419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D75165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8947.62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7BEA3D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6728.31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3F70574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4549.98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CEBCE2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6531.53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3080FB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4501.14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45D84AB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2485.71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7E7CD24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10.008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2E8C47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7198.62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523E53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5471.03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622F97B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3984.41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7D9A32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5180.24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58D646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3645.42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62BB7FE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2129.85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385B7D5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10.596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6240DC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6565.40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306474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4948.73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70EB55D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3607.62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56B892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2736.42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A84D56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1909.59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196510E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1218.44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14A9470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11.185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F95F23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5607.46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440AAE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4289.13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4EAA54E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3139.88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5AE187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1825.81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0C0449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1223.27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050774F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831.56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2672BAF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11.774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49A273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5332.86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8A12EA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4059.64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7894D7B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2951.63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C275C7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1087.66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7E002A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436.70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668F7B0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139.37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3757C83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12.362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14EDFE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4608.84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320F62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3299.20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6E34ACF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2174.90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0CB102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421.23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79FECB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-165.99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6689294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-445.60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0A150AF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12.951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8C1A63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4290.26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34A44F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2980.64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796EAE7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1958.36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4AE299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375.16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DC1F58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0.22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6856D78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-216.16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0DCC018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13.540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886460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3127.92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1F8442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2178.16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45EDF7A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1462.27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E8FAFA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445.59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9AED08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292.45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796F210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209.81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4DAC5E8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14.128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DFC1CE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2097.00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EA7521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1247.44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347CC30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766.49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1557EA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-1265.66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6876E4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-993.96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60B961E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-694.83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72B7BF1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14.717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A00D1A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1897.46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99C51A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1036.48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1B1C99C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591.55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F92C07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-1999.63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F0C806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-1390.00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67E196D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-803.38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3C8ABF5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15.306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1E6B91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930.50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BD1038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351.00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388A214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169.74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5504D9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-2297.81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36F4EF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-1389.59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676A3C8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-603.85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7185878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15.894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A7D996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-727.94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B4B78C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-1203.19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016D509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-1417.87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B7BFA3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-3288.28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982405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-2571.73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55EE54C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-1837.73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6E77F42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16.483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FEA415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-820.12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3CAE27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-1297.66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7D17A77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-1372.32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ACF961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-2555.77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BB7FF7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-1796.16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6878AC7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-1167.89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36188D2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17.072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7147BB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-849.14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A966B1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-1392.05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204D17F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-1576.98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4CC10D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-2944.67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EC3A72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-2225.94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11F435E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-1617.15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09F5945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17.660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D7F05A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-603.04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ECA6B8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-998.97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233CFBB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-1170.79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1F12B8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-3216.66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F9D51A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-2528.84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707E7A6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-1799.79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556EF42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18.249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201B10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-951.18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F2C46B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-1130.53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71FB36A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-1201.24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767DBF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-2996.02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A6A2CB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-2385.48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2E7C6CC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-1692.45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3BA8130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18.838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C9F7D1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-1083.90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BAA99C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-1117.39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077CBB9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-1201.11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4390AB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-2473.70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FD543B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-1839.52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260281B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-1262.24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612D2E2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19.426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9880F0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-1616.70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C2043B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-1413.69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27D520C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-1191.21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2B0222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-1560.53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4B7BE0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-951.99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314FA8A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-420.46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65DA98D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20.015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D876D5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-2174.82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AA1B46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-1685.05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4963261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-1003.96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EE7538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-973.53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774527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-425.51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4A30EB0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32.08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16A276F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20.604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2F0687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-2588.68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7192FF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-1967.23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1694889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-1023.77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7825ED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-488.17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BBAEC8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55.25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5C9279B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344.01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3956242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21.192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8B28D5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-2850.34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25CA4B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-2137.78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0065DF4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-1132.85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F16337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171.95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914F48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591.43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10BE8DA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727.01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4B05CCB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21.781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700213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-3252.76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ADEA14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-2498.16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6718E30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-1614.68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EEA97D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284.58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F411A9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552.24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50B6D2F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638.76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22C8C19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22.370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67C9B7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-3297.70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9D3A9B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-2572.05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1BC85E5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-1692.64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758B76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424.53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AB7769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578.37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77F67F0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720.06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4693E38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22.958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831E82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-2942.06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84E9B0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-2197.27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52A57BA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-1398.35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1B5026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414.75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91BD61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444.83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7781142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645.57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661A91E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23.547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2504A0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-2441.02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784714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-1702.81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71F6C41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-951.44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19701D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310.89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B1A9E4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240.29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456256B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413.91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5CDC5AD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24.136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55082A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-2259.98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48F264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-1528.16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7EA752C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-876.50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A5F98C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41.28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7D2DDA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-29.80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3C22279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90.76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0C1514E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24.724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BEC2EF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-1816.82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BAFFD8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-1124.30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1B553C0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-583.31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931865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-144.59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7FEFEC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-271.30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500A620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-183.96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18E561D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25.313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91E298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-1464.82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C47780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-854.78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718865F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-478.63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D5EA02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-249.73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AD31A5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-398.44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3F08942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-423.13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6AC4A9C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25.902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05BB36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-1382.00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2ECBE5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-759.41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0984F02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-436.66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12097F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-330.48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86D9BD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-488.31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4C37DE8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-604.51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0066915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26.490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68EE18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-1028.84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076C5B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-542.25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5654D0F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-252.70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F2F6AD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-83.92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2A45ED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-312.21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0B21D7F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-552.29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5934896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27.079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5E5D8E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-882.78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75733C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-544.53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6306D47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-317.55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DCEFB4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-48.09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6D3738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-277.71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4B17BD2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-556.86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62067DD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27.668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A3B38A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-499.22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7494D9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-351.77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4E45E43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-237.99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F42093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95.08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C2FA4F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-113.78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669B327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-415.73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239D675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28.257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AFA7D9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-371.52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813D37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-277.45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106BED8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-282.45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90C955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18.50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FC1A04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-158.81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2B64B23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-392.00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42362C6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28.845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370A25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-83.08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4F4E0C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-35.83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72FE9CA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-85.11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4D1CB1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141.70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530181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-9.83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52879F1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-241.69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6F81B83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29.434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F268AF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135.94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0350C1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233.00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5F04A06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131.23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2BC40A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123.39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20FE43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-25.26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68968AE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-228.97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12296A1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30.023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DC5608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129.56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2BB8C2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262.03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6086DBF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209.80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9838EA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85.98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5201B4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-93.26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4E690C1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-260.82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1EF6EE1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30.611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B7A9AC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292.90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E730F1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476.91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09FA8AB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422.41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FCD9B5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102.22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5C3DFD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-66.60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1A9BD37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-187.64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74FB60E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31.200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5BC874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524.50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CF9B33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648.58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61B9BD4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585.12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52BFD8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192.69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EDB6C2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34.48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6D34710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-69.24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2067AB8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31.789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138ED1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860.10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C1DC61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962.23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619444D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864.17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462B3B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191.64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D31157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54.76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1E13D30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-0.81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1CCB59D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32.377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5C1341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851.32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6EB27A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976.00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5F0C03D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863.46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45606C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168.36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7A5ABF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62.06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3095A22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21.41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5FE73E7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32.966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558CD0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1102.04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4576B7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1146.50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00208CB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1013.82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CBA9F1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248.23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F6336E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138.50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02217D4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122.26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37F6E8D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33.555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923D1C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1341.14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8D8119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1236.39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196E1BE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1037.15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324335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310.66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DB2E93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228.41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675CDFC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238.45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0F0F096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34.143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6D3E25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1396.80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0AD5F0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1207.78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15ACCD8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978.77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901690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408.78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6DF30E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315.83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68DA95F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311.86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20F3B18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34.732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1EAD80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1404.12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F184E0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1118.59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648F92A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819.49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E34DFF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440.19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381636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381.41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6551ABC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414.23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02FC4E3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35.321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1CD657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1402.68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8CA791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1068.34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6D1E6DA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813.84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F1AAA0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488.64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29FF8E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426.40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78161E1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416.52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2487305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35.909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281AA8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1225.12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9B69B0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802.20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316EC92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590.20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C6428C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478.08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75CF23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415.24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74A18D4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397.44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5B9F99D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36.498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137B98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1162.22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9BEBDC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720.41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7E4132F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481.12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A3A0D5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544.09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795CE0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445.44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7F5AF5E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401.16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5C3E5C4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37.087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38B35C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1036.08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FBFB42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535.67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32A0929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336.30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6BD902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484.52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268BBB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398.53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548E4C0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343.58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169B3DA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37.675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11EDC2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728.60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3875BC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289.42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6562161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130.36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5506CA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357.47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531650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294.98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6064580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216.08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675C53D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38.264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2B5942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538.74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132EA5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182.72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72FCD8E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66.91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26ABA1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381.39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9FFF0E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296.05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205D242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206.79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0E53126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38.853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8A7391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262.76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9F6AB4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-25.84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2B5E5CC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-131.11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B2A4CF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268.22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564A3B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170.16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1B2C29E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86.31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00E956B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39.441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FE1184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348.08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CAA310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76.42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3E00EAF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-49.27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5E477D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209.30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EC45B5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140.30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6E88980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100.12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6079286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40.030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576808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194.30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F51D01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-85.55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0878BC3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-204.34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14DE0D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14.73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FE228D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-39.14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2A15F58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-60.48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7A996C6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40.619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A395A5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197.60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4B10C8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-23.50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73FD67F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-44.20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874985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16.84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CF617A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-10.26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5B5C88B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-26.20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15EF631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41.207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9CF091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39.10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65F86A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-180.44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3B902F5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-287.31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DE18C2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-48.00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FBE3CF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-91.80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49F84EF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-84.59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5F12AE3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41.796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F71FEF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147.30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C2D1EA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-59.44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13A55F7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-227.98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E38E97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22.39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816C17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13.26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0C416E7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24.14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3E47E82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42.385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A596AE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47.46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36A807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-198.97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1F14398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-359.66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C8BE47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-40.98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ED2E6D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-49.96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5904531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-51.30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1FDC84D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42.973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0266DF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94.14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402031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-145.31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68E65F9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-300.11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F5BC4A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24.08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4EFCD8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-5.02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1DF49CE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-11.72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2D95FAE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43.562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2D5F99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108.90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11AB4A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-166.92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7BEEBC7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-350.99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245C66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27.84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AA17BE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-8.19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7E85402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-19.77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623EB34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44.151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B3E983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19.92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D8B733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-201.05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7C1A663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-356.10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8299C1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23.62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D18C64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-33.17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5972651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-64.45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510C2B5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44.739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004D3A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-154.52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93552D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-286.05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50BB45A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-351.66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A8DDC8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-42.22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4D914A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-77.34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6897466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-85.03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6D77D83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45.328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975BB3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-124.74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073392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-211.19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712CD6F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-194.48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363272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57.88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6E1304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28.42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7875364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-28.39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29C7BFA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45.917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B07638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-120.08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35D631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-171.70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6181A39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-140.69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8FA780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15.78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DD2E12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7.24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52A4EBF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-24.59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7820E6B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46.505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34DE1E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-122.28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C827D3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-88.36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66DB8EA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-123.81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060BB6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-76.41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EFE836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-69.96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13586EB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-90.59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3AB2AE7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47.094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B52C20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-92.94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7AB14B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-42.12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68D95ED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-21.44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75CE65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52.22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7BCA6F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61.27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50DB0D3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20.52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7328F21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47.683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9FBB8F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-125.20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D88069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-83.89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3B0C8CC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-46.88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4653DF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-6.75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55DD82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-8.16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5AD5005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-33.74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25820D9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48.272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8BD5AC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30.94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3041AD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132.47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3E49226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157.48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531891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53.13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D48373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64.55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23D5BDA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13.99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03A106A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48.860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4EA055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140.52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94FD6F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234.63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1549837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246.38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F8676B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166.25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31A45D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126.70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46AC530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58.77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1483813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49.449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FA9550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244.22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46420C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337.94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75472F9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309.55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20FFC8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176.41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9D5675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148.14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65EBCF1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102.42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21CD38B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50.038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EE944B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396.86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0F19B1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368.84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158A5C1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299.13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C5F7FC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150.83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A71649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132.92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757F4AE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90.61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19D92F7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50.626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AB3E3D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382.76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C21A37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410.28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14CF40A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331.85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24C034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268.66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9D9A3E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222.31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371BDF9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149.47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719D57B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51.215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51606B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252.60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46DA24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260.94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05F7A90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180.05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97D0E1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348.52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DA67F9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276.38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1AECD22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167.22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22E4294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51.804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FA93AB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562.54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ED81F8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467.47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7D9D577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344.08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59223B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381.98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3BA888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303.51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7008332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185.88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0DFFE4D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52.392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38799E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629.70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C45C50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535.36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2B2F7A7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355.62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CC3B27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345.33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EF4A36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248.34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7FE1826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129.26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62538BC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52.981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DE13ED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580.08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4CFDE6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463.73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67089AA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297.34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036CB3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320.59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A89A5C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177.66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2CE75C2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52.80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3483CE6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53.570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ED68CF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592.78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CF0103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536.62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154599FC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288.66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290599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300.09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B02609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175.05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074D9E8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70.17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1027457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54.158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786E05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586.18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B3A619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481.00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1CBB999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296.28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7BA87D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238.67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2B6853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100.23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13334BE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16.54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53E1DD7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54.747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B5BF77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412.78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225962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321.27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2E8C4E2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124.75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A7F70C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209.84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1FD3F9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120.22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3D4BC43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50.23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4F1C5BF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55.336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33BBF0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369.46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95D73D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285.63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411EB59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115.94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436A95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226.41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2407F6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133.47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7D54401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58.27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2FF7000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55.924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02E8157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550.50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4372A6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387.50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34A3AC26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190.61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3E5C17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257.03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B30DB5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164.94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0714724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74.87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244BABA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56.513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FA6C6D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385.68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3B86883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250.20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0AA1AE8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74.34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088EB0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185.94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71B5E7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100.46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68B2687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16.41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6AA491B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57.102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11036A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203.00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4966C8A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108.16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6AFB7CC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-20.34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4DB4D1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214.75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4696387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144.02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28E4239A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43.92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31DA92E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57.690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99E690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430.88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43798C1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254.66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52A1460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102.73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25165F3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270.45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431797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193.79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0769972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90.06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56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57A0FB2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58.279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ED0852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435.02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6FBF979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253.33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666BF412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104.99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151662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447.44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D0945C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393.07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48B639FE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239.84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78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5B69AA7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58.868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95F8FDB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447.80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16A6E41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281.30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1E98BE76">
            <w:pPr>
              <w:pBdr/>
              <w:spacing w:line="240" w:lineRule="auto"/>
              <w:ind/>
              <w:jc w:val="center"/>
              <w:rPr>
                <w:rFonts w:hint="default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184.21</w:t>
            </w:r>
            <w:r>
              <w:rPr>
                <w:rFonts w:hint="default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A0542DC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352.34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02398BA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269.50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0A7BECB6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241.32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</w:tr>
      <w:tr>
        <w:trPr>
          <w:jc w:val="center"/>
          <w:trHeight w:val="378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65B7911D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59.075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187A408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452.34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71AD149A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266.18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50324B2A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124.95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5E2B7FFF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  <w:t xml:space="preserve">388.64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BC33CC0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  <w:t xml:space="preserve">355.61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50F31E39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  <w:t xml:space="preserve">201.98</w:t>
            </w:r>
            <w:bookmarkStart w:id="94" w:name="_GoBack"/>
            <w:r/>
            <w:bookmarkEnd w:id="94"/>
            <w:r/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r>
          </w:p>
        </w:tc>
      </w:tr>
      <w:tr>
        <w:trPr>
          <w:jc w:val="center"/>
          <w:trHeight w:val="378"/>
        </w:trPr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1531" w:type="dxa"/>
            <w:vAlign w:val="center"/>
            <w:textDirection w:val="lrTb"/>
            <w:noWrap/>
          </w:tcPr>
          <w:p w14:paraId="55ADD860">
            <w:pPr>
              <w:pBdr/>
              <w:spacing w:line="240" w:lineRule="auto"/>
              <w:ind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60.012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C36854D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1024.68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6BA85055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919.34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421" w:type="dxa"/>
            <w:vAlign w:val="center"/>
            <w:textDirection w:val="lrTb"/>
            <w:noWrap/>
          </w:tcPr>
          <w:p w14:paraId="33CCB4F0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744.48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287EBC5F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2013.67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none" w:color="000000" w:sz="4" w:space="0"/>
            </w:tcBorders>
            <w:tcW w:w="1416" w:type="dxa"/>
            <w:vAlign w:val="center"/>
            <w:textDirection w:val="lrTb"/>
            <w:noWrap/>
          </w:tcPr>
          <w:p w14:paraId="13EF9534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2230.62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W w:w="1423" w:type="dxa"/>
            <w:vAlign w:val="center"/>
            <w:textDirection w:val="lrTb"/>
            <w:noWrap/>
          </w:tcPr>
          <w:p w14:paraId="0102363B">
            <w:pPr>
              <w:pBdr/>
              <w:spacing w:line="240" w:lineRule="auto"/>
              <w:ind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1997.93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r>
          </w:p>
        </w:tc>
      </w:tr>
    </w:tbl>
    <w:p w14:paraId="57CF5C05">
      <w:pPr>
        <w:pStyle w:val="869"/>
        <w:numPr>
          <w:ilvl w:val="0"/>
          <w:numId w:val="0"/>
        </w:numPr>
        <w:pBdr/>
        <w:spacing/>
        <w:ind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</w:r>
      <w:r>
        <w:rPr>
          <w:rFonts w:hint="default"/>
          <w:lang w:val="en-US" w:eastAsia="zh-CN"/>
        </w:rPr>
      </w:r>
    </w:p>
    <w:p w14:paraId="41882AED">
      <w:pPr>
        <w:pStyle w:val="875"/>
        <w:keepNext w:val="false"/>
        <w:keepLines w:val="false"/>
        <w:pageBreakBefore w:val="false"/>
        <w:widowControl w:val="false"/>
        <w:numPr>
          <w:ilvl w:val="5"/>
          <w:numId w:val="0"/>
        </w:numPr>
        <w:pBdr/>
        <w:bidi w:val="false"/>
        <w:spacing/>
        <w:ind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</w:r>
      <w:r>
        <w:rPr>
          <w:rFonts w:hint="default"/>
          <w:lang w:val="en-US" w:eastAsia="zh-CN"/>
        </w:rPr>
      </w:r>
    </w:p>
    <w:p w14:paraId="552588D0">
      <w:pPr>
        <w:pStyle w:val="875"/>
        <w:numPr>
          <w:ilvl w:val="0"/>
          <w:numId w:val="0"/>
        </w:numPr>
        <w:pBdr/>
        <w:spacing/>
        <w:ind/>
        <w:rPr/>
      </w:pPr>
      <w:r/>
      <w:r/>
    </w:p>
    <w:p w14:paraId="6DD35DD7">
      <w:pPr>
        <w:pBdr/>
        <w:spacing/>
        <w:ind/>
        <w:rPr/>
      </w:pPr>
      <w:r/>
      <w:r/>
    </w:p>
    <w:sectPr>
      <w:footnotePr/>
      <w:endnotePr/>
      <w:type w:val="nextPage"/>
      <w:pgSz w:h="16839" w:orient="portrait" w:w="11907"/>
      <w:pgMar w:top="720" w:right="720" w:bottom="720" w:left="720" w:header="851" w:footer="992" w:gutter="0"/>
      <w:pgBorders w:display="allPages" w:offsetFrom="page" w:zOrder="front">
        <w:bottom w:color="000000" w:space="24" w:sz="18" w:val="single"/>
        <w:left w:color="000000" w:space="24" w:sz="18" w:val="single"/>
        <w:right w:color="000000" w:space="24" w:sz="18" w:val="single"/>
        <w:top w:color="000000" w:space="24" w:sz="18" w:val="single"/>
      </w:pgBorders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Calibri">
    <w:panose1 w:val="020F0502020204030204"/>
  </w:font>
  <w:font w:name="黑体">
    <w:panose1 w:val="02020603020101020101"/>
  </w:font>
  <w:font w:name="宋体">
    <w:panose1 w:val="02020603020101020101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438502465"/>
      <w:docPartObj>
        <w:docPartGallery w:val="autotext"/>
      </w:docPartObj>
      <w:rPr/>
    </w:sdtPr>
    <w:sdtContent>
      <w:p w14:paraId="1E279FE2">
        <w:pPr>
          <w:pStyle w:val="846"/>
          <w:pBdr/>
          <w:spacing/>
          <w:ind w:hanging="480" w:left="960"/>
          <w:jc w:val="right"/>
          <w:rPr/>
        </w:pPr>
        <w:r>
          <w:rPr>
            <w:rFonts w:hint="eastAsia"/>
          </w:rPr>
          <w:t xml:space="preserve">共</w:t>
        </w:r>
        <w:r>
          <w:fldChar w:fldCharType="begin"/>
        </w:r>
        <w:r>
          <w:instrText xml:space="preserve"> NUMPAGES   \* MERGEFORMAT </w:instrText>
        </w:r>
        <w:r>
          <w:fldChar w:fldCharType="separate"/>
        </w:r>
        <w:r>
          <w:t xml:space="preserve">4</w:t>
        </w:r>
        <w:r>
          <w:fldChar w:fldCharType="end"/>
        </w:r>
        <w:r>
          <w:rPr>
            <w:rFonts w:hint="eastAsia"/>
          </w:rPr>
          <w:t xml:space="preserve">页/第 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 xml:space="preserve">4</w:t>
        </w:r>
        <w:r>
          <w:fldChar w:fldCharType="end"/>
        </w:r>
        <w:r>
          <w:rPr>
            <w:rFonts w:hint="eastAsia"/>
          </w:rPr>
          <w:t xml:space="preserve"> 页</w:t>
        </w:r>
        <w:r/>
      </w:p>
    </w:sdtContent>
  </w:sdt>
  <w:p w14:paraId="28E47BB6">
    <w:pPr>
      <w:pStyle w:val="846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47469405"/>
      <w:docPartObj>
        <w:docPartGallery w:val="autotext"/>
      </w:docPartObj>
      <w:rPr/>
    </w:sdtPr>
    <w:sdtContent>
      <w:p w14:paraId="62E8458C">
        <w:pPr>
          <w:pStyle w:val="846"/>
          <w:pBdr/>
          <w:spacing/>
          <w:ind w:hanging="480" w:left="480"/>
          <w:jc w:val="right"/>
          <w:rPr/>
        </w:pPr>
        <w:r>
          <w:rPr>
            <w:rFonts w:hint="eastAsia"/>
          </w:rPr>
          <w:t xml:space="preserve">共 </w:t>
        </w:r>
        <w:r>
          <w:rPr>
            <w:rFonts w:hint="eastAsia"/>
            <w:lang w:val="en-US" w:eastAsia="zh-CN"/>
          </w:rPr>
          <w:t xml:space="preserve">15</w:t>
        </w:r>
        <w:r>
          <w:rPr>
            <w:rFonts w:hint="eastAsia"/>
          </w:rPr>
          <w:t xml:space="preserve">页/第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 xml:space="preserve">3</w:t>
        </w:r>
        <w:r>
          <w:fldChar w:fldCharType="end"/>
        </w:r>
        <w:r>
          <w:rPr>
            <w:rFonts w:hint="eastAsia"/>
          </w:rPr>
          <w:t xml:space="preserve">页</w:t>
        </w:r>
        <w:r/>
      </w:p>
    </w:sdtContent>
  </w:sdt>
  <w:p w14:paraId="3FEA9E1A">
    <w:pPr>
      <w:pStyle w:val="84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30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30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AF2797F"/>
    <w:lvl w:ilvl="0">
      <w:isLgl w:val="false"/>
      <w:lvlJc w:val="left"/>
      <w:lvlText w:val="表%1"/>
      <w:numFmt w:val="decimal"/>
      <w:pPr>
        <w:pBdr/>
        <w:spacing/>
        <w:ind w:hanging="420" w:left="420"/>
      </w:pPr>
      <w:pStyle w:val="957"/>
      <w:rPr>
        <w:lang w:val="en-US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left" w:leader="none" w:pos="840"/>
        </w:tabs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1260"/>
        </w:tabs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1680"/>
        </w:tabs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left" w:leader="none" w:pos="2100"/>
        </w:tabs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2520"/>
        </w:tabs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2940"/>
        </w:tabs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left" w:leader="none" w:pos="3360"/>
        </w:tabs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3780"/>
        </w:tabs>
        <w:spacing/>
        <w:ind w:hanging="420" w:left="3780"/>
      </w:pPr>
      <w:rPr/>
      <w:start w:val="1"/>
      <w:suff w:val="tab"/>
    </w:lvl>
  </w:abstractNum>
  <w:abstractNum w:abstractNumId="1">
    <w:nsid w:val="F76698C0"/>
    <w:lvl w:ilvl="0">
      <w:isLgl w:val="false"/>
      <w:lvlJc w:val="left"/>
      <w:lvlText w:val=""/>
      <w:numFmt w:val="bullet"/>
      <w:pPr>
        <w:pBdr/>
        <w:tabs>
          <w:tab w:val="left" w:leader="none" w:pos="840"/>
        </w:tabs>
        <w:spacing/>
        <w:ind w:hanging="420" w:left="126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D"/>
    <w:lvl w:ilvl="0">
      <w:isLgl w:val="false"/>
      <w:lvlJc w:val="left"/>
      <w:lvlText w:val="%1."/>
      <w:numFmt w:val="decimal"/>
      <w:pPr>
        <w:pBdr/>
        <w:tabs>
          <w:tab w:val="left" w:leader="none" w:pos="1620"/>
        </w:tabs>
        <w:spacing/>
        <w:ind w:hanging="360" w:left="1620"/>
      </w:pPr>
      <w:pStyle w:val="84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200"/>
        </w:tabs>
        <w:spacing/>
        <w:ind w:hanging="360" w:left="1200"/>
      </w:pPr>
      <w:pStyle w:val="8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80"/>
        </w:tabs>
        <w:spacing/>
        <w:ind w:hanging="360" w:left="780"/>
      </w:pPr>
      <w:pStyle w:val="83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3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0202244F"/>
    <w:lvl w:ilvl="0">
      <w:isLgl w:val="false"/>
      <w:lvlJc w:val="left"/>
      <w:lvlText w:val="前言"/>
      <w:numFmt w:val="none"/>
      <w:pPr>
        <w:pBdr/>
        <w:tabs>
          <w:tab w:val="left" w:leader="none" w:pos="907"/>
        </w:tabs>
        <w:spacing/>
        <w:ind w:hanging="850" w:left="907"/>
      </w:pPr>
      <w:pStyle w:val="881"/>
      <w:rPr>
        <w:rFonts w:hint="eastAsia"/>
      </w:rPr>
      <w:start w:val="1"/>
      <w:suff w:val="tab"/>
    </w:lvl>
    <w:lvl w:ilvl="1">
      <w:isLgl w:val="false"/>
      <w:lvlJc w:val="left"/>
      <w:lvlText w:val="附录%2"/>
      <w:numFmt w:val="upperLetter"/>
      <w:pPr>
        <w:pBdr/>
        <w:tabs>
          <w:tab w:val="left" w:leader="none" w:pos="1987"/>
        </w:tabs>
        <w:spacing/>
        <w:ind w:hanging="567" w:left="1474"/>
      </w:pPr>
      <w:rPr>
        <w:rFonts w:hint="eastAsia"/>
      </w:rPr>
      <w:start w:val="1"/>
      <w:suff w:val="tab"/>
    </w:lvl>
    <w:lvl w:ilvl="2">
      <w:isLgl w:val="false"/>
      <w:lvlJc w:val="left"/>
      <w:lvlText w:val="%2.%3"/>
      <w:numFmt w:val="decimal"/>
      <w:pPr>
        <w:pBdr/>
        <w:tabs>
          <w:tab w:val="left" w:leader="none" w:pos="2750"/>
        </w:tabs>
        <w:spacing/>
        <w:ind w:firstLine="0" w:left="482"/>
      </w:pPr>
      <w:rPr>
        <w:rFonts w:hint="eastAsia"/>
      </w:rPr>
      <w:start w:val="1"/>
      <w:suff w:val="tab"/>
    </w:lvl>
    <w:lvl w:ilvl="3">
      <w:isLgl w:val="false"/>
      <w:lvlJc w:val="left"/>
      <w:lvlText w:val="%2.%3.%4"/>
      <w:numFmt w:val="decimal"/>
      <w:pPr>
        <w:pBdr/>
        <w:tabs>
          <w:tab w:val="left" w:leader="none" w:pos="624"/>
        </w:tabs>
        <w:spacing/>
        <w:ind w:firstLine="0" w:left="57"/>
      </w:pPr>
      <w:rPr>
        <w:rFonts w:hint="eastAsia"/>
      </w:rPr>
      <w:start w:val="1"/>
      <w:suff w:val="tab"/>
    </w:lvl>
    <w:lvl w:ilvl="4">
      <w:isLgl w:val="false"/>
      <w:lvlJc w:val="left"/>
      <w:lvlText w:val="%1%2.%3.%4.%5"/>
      <w:numFmt w:val="decimal"/>
      <w:pPr>
        <w:pBdr/>
        <w:tabs>
          <w:tab w:val="left" w:leader="none" w:pos="624"/>
        </w:tabs>
        <w:spacing/>
        <w:ind w:firstLine="0" w:left="57"/>
      </w:pPr>
      <w:rPr>
        <w:rFonts w:hint="eastAsia"/>
      </w:rPr>
      <w:start w:val="1"/>
      <w:suff w:val="tab"/>
    </w:lvl>
    <w:lvl w:ilvl="5">
      <w:isLgl w:val="false"/>
      <w:lvlJc w:val="left"/>
      <w:lvlText w:val="%1%2.%3.%4.%5.%6"/>
      <w:numFmt w:val="decimal"/>
      <w:pPr>
        <w:pBdr/>
        <w:tabs>
          <w:tab w:val="left" w:leader="none" w:pos="2750"/>
        </w:tabs>
        <w:spacing/>
        <w:ind w:firstLine="0" w:left="482"/>
      </w:pPr>
      <w:rPr>
        <w:rFonts w:hint="eastAsia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left" w:leader="none" w:pos="6633"/>
        </w:tabs>
        <w:spacing/>
        <w:ind w:hanging="1276" w:left="4309"/>
      </w:pPr>
      <w:rPr>
        <w:rFonts w:hint="eastAsia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left" w:leader="none" w:pos="7418"/>
        </w:tabs>
        <w:spacing/>
        <w:ind w:hanging="1418" w:left="4876"/>
      </w:pPr>
      <w:rPr>
        <w:rFonts w:hint="eastAsia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left" w:leader="none" w:pos="8564"/>
        </w:tabs>
        <w:spacing/>
        <w:ind w:hanging="1700" w:left="5584"/>
      </w:pPr>
      <w:rPr>
        <w:rFonts w:hint="eastAsia"/>
      </w:rPr>
      <w:start w:val="1"/>
      <w:suff w:val="tab"/>
    </w:lvl>
  </w:abstractNum>
  <w:abstractNum w:abstractNumId="7">
    <w:nsid w:val="03284D7E"/>
    <w:lvl w:ilvl="0">
      <w:isLgl w:val="false"/>
      <w:lvlJc w:val="left"/>
      <w:lvlText w:val="%1"/>
      <w:numFmt w:val="decimal"/>
      <w:pPr>
        <w:pBdr/>
        <w:tabs>
          <w:tab w:val="left" w:leader="none" w:pos="0"/>
        </w:tabs>
        <w:spacing/>
        <w:ind w:firstLine="0" w:left="0"/>
      </w:pPr>
      <w:pStyle w:val="884"/>
      <w:rPr>
        <w:rFonts w:hint="eastAsia" w:eastAsia="黑体"/>
        <w:b w:val="0"/>
        <w:i w:val="0"/>
        <w:sz w:val="24"/>
        <w:szCs w:val="24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left" w:leader="none" w:pos="840"/>
        </w:tabs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1260"/>
        </w:tabs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1680"/>
        </w:tabs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left" w:leader="none" w:pos="2100"/>
        </w:tabs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2520"/>
        </w:tabs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2940"/>
        </w:tabs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left" w:leader="none" w:pos="3360"/>
        </w:tabs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3780"/>
        </w:tabs>
        <w:spacing/>
        <w:ind w:hanging="420" w:left="3780"/>
      </w:pPr>
      <w:rPr/>
      <w:start w:val="1"/>
      <w:suff w:val="tab"/>
    </w:lvl>
  </w:abstractNum>
  <w:abstractNum w:abstractNumId="8">
    <w:nsid w:val="05D7306F"/>
    <w:lvl w:ilvl="0">
      <w:isLgl w:val="false"/>
      <w:lvlJc w:val="left"/>
      <w:lvlText w:val="表%1"/>
      <w:numFmt w:val="decimal"/>
      <w:pPr>
        <w:pBdr/>
        <w:spacing/>
        <w:ind w:hanging="420" w:left="420"/>
      </w:pPr>
      <w:pStyle w:val="895"/>
      <w:rPr>
        <w:lang w:val="en-US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left" w:leader="none" w:pos="840"/>
        </w:tabs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1260"/>
        </w:tabs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1680"/>
        </w:tabs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left" w:leader="none" w:pos="2100"/>
        </w:tabs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2520"/>
        </w:tabs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2940"/>
        </w:tabs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left" w:leader="none" w:pos="3360"/>
        </w:tabs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3780"/>
        </w:tabs>
        <w:spacing/>
        <w:ind w:hanging="420" w:left="3780"/>
      </w:pPr>
      <w:rPr/>
      <w:start w:val="1"/>
      <w:suff w:val="tab"/>
    </w:lvl>
  </w:abstractNum>
  <w:abstractNum w:abstractNumId="9">
    <w:nsid w:val="09BE6B26"/>
    <w:lvl w:ilvl="0">
      <w:isLgl w:val="false"/>
      <w:lvlJc w:val="center"/>
      <w:lvlText w:val="[%1]"/>
      <w:numFmt w:val="decimal"/>
      <w:pPr>
        <w:pBdr/>
        <w:tabs>
          <w:tab w:val="left" w:leader="none" w:pos="113"/>
        </w:tabs>
        <w:spacing/>
        <w:ind w:firstLine="0" w:left="0"/>
      </w:pPr>
      <w:pStyle w:val="912"/>
      <w:rPr>
        <w:rFonts w:hint="eastAsia"/>
        <w:spacing w:val="0"/>
        <w:position w:val="0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left" w:leader="none" w:pos="840"/>
        </w:tabs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1260"/>
        </w:tabs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1680"/>
        </w:tabs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left" w:leader="none" w:pos="2100"/>
        </w:tabs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2520"/>
        </w:tabs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2940"/>
        </w:tabs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left" w:leader="none" w:pos="3360"/>
        </w:tabs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3780"/>
        </w:tabs>
        <w:spacing/>
        <w:ind w:hanging="420" w:left="3780"/>
      </w:pPr>
      <w:rPr/>
      <w:start w:val="1"/>
      <w:suff w:val="tab"/>
    </w:lvl>
  </w:abstractNum>
  <w:abstractNum w:abstractNumId="10">
    <w:nsid w:val="0C461C9F"/>
    <w:lvl w:ilvl="0">
      <w:isLgl w:val="false"/>
      <w:lvlJc w:val="left"/>
      <w:lvlText w:val="%1　"/>
      <w:numFmt w:val="decimal"/>
      <w:pPr>
        <w:pBdr/>
        <w:spacing/>
        <w:ind w:hanging="425" w:left="425"/>
      </w:pPr>
      <w:pStyle w:val="870"/>
      <w:rPr>
        <w:rFonts w:hint="eastAsia"/>
      </w:rPr>
      <w:start w:val="1"/>
      <w:suff w:val="space"/>
    </w:lvl>
    <w:lvl w:ilvl="1">
      <w:isLgl w:val="false"/>
      <w:lvlJc w:val="left"/>
      <w:lvlText w:val="%1.%2　"/>
      <w:numFmt w:val="decimal"/>
      <w:pPr>
        <w:pBdr/>
        <w:spacing/>
        <w:ind w:hanging="142" w:left="142"/>
      </w:pPr>
      <w:rPr>
        <w:rFonts w:hint="default" w:ascii="Times New Roman" w:hAnsi="Times New Roman" w:cs="Times New Roman"/>
        <w:color w:val="auto"/>
      </w:rPr>
      <w:start w:val="1"/>
      <w:suff w:val="space"/>
    </w:lvl>
    <w:lvl w:ilvl="2">
      <w:isLgl w:val="false"/>
      <w:lvlJc w:val="left"/>
      <w:lvlText w:val="%1.%2.%3　"/>
      <w:numFmt w:val="decimal"/>
      <w:pPr>
        <w:pBdr/>
        <w:spacing/>
        <w:ind w:hanging="142" w:left="142"/>
      </w:pPr>
      <w:rPr>
        <w:rFonts w:hint="default" w:ascii="Times New Roman" w:hAnsi="Times New Roman" w:eastAsia="黑体" w:cs="Times New Roman"/>
        <w:i w:val="0"/>
      </w:rPr>
      <w:start w:val="1"/>
      <w:suff w:val="space"/>
    </w:lvl>
    <w:lvl w:ilvl="3">
      <w:isLgl w:val="false"/>
      <w:lvlJc w:val="left"/>
      <w:lvlRestart w:val="0"/>
      <w:lvlText w:val="%1.%2.%3.%4　"/>
      <w:numFmt w:val="decimal"/>
      <w:pPr>
        <w:pBdr/>
        <w:spacing/>
        <w:ind w:hanging="142" w:left="142"/>
      </w:pPr>
      <w:pStyle w:val="872"/>
      <w:rPr>
        <w:rFonts w:hint="eastAsia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firstLine="0" w:left="0"/>
      </w:pPr>
      <w:pStyle w:val="874"/>
      <w:rPr>
        <w:rFonts w:hint="eastAsia"/>
      </w:rPr>
      <w:start w:val="1"/>
      <w:suff w:val="tab"/>
    </w:lvl>
    <w:lvl w:ilvl="5">
      <w:isLgl w:val="false"/>
      <w:lvlJc w:val="left"/>
      <w:lvlText w:val="%6)"/>
      <w:numFmt w:val="decimal"/>
      <w:pPr>
        <w:pBdr/>
        <w:spacing/>
        <w:ind w:firstLine="0" w:left="0"/>
      </w:pPr>
      <w:rPr>
        <w:rFonts w:hint="eastAsia"/>
      </w:rPr>
      <w:start w:val="1"/>
      <w:suff w:val="space"/>
    </w:lvl>
    <w:lvl w:ilvl="6">
      <w:isLgl w:val="false"/>
      <w:lvlJc w:val="left"/>
      <w:lvlText w:val="%7)"/>
      <w:numFmt w:val="lowerLetter"/>
      <w:pPr>
        <w:pBdr/>
        <w:spacing/>
        <w:ind w:firstLine="0" w:left="0"/>
      </w:pPr>
      <w:rPr>
        <w:rFonts w:hint="eastAsia"/>
      </w:rPr>
      <w:start w:val="1"/>
      <w:suff w:val="space"/>
    </w:lvl>
    <w:lvl w:ilvl="7">
      <w:isLgl w:val="false"/>
      <w:lvlJc w:val="left"/>
      <w:lvlText w:val="%1.%2.%3.%4.%5.%6.%7.%8"/>
      <w:numFmt w:val="decimal"/>
      <w:pPr>
        <w:pBdr/>
        <w:spacing/>
        <w:ind w:hanging="1418" w:left="4394"/>
      </w:pPr>
      <w:rPr>
        <w:rFonts w:hint="eastAsia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700" w:left="5102"/>
      </w:pPr>
      <w:rPr>
        <w:rFonts w:hint="eastAsia"/>
      </w:rPr>
      <w:start w:val="1"/>
      <w:suff w:val="tab"/>
    </w:lvl>
  </w:abstractNum>
  <w:abstractNum w:abstractNumId="11">
    <w:nsid w:val="1132618C"/>
    <w:lvl w:ilvl="0">
      <w:isLgl w:val="false"/>
      <w:lvlJc w:val="left"/>
      <w:lvlText w:val=""/>
      <w:numFmt w:val="none"/>
      <w:pPr>
        <w:pBdr/>
        <w:tabs>
          <w:tab w:val="left" w:leader="none" w:pos="850"/>
        </w:tabs>
        <w:spacing/>
        <w:ind w:hanging="425" w:left="850"/>
      </w:pPr>
      <w:rPr>
        <w:rFonts w:hint="eastAsia"/>
      </w:rPr>
      <w:start w:val="1"/>
      <w:suff w:val="tab"/>
    </w:lvl>
    <w:lvl w:ilvl="1">
      <w:isLgl w:val="false"/>
      <w:lvlJc w:val="left"/>
      <w:lvlText w:val="附录%2"/>
      <w:numFmt w:val="upperLetter"/>
      <w:pPr>
        <w:pBdr/>
        <w:tabs>
          <w:tab w:val="left" w:leader="none" w:pos="1930"/>
        </w:tabs>
        <w:spacing/>
        <w:ind w:hanging="567" w:left="1417"/>
      </w:pPr>
      <w:pStyle w:val="916"/>
      <w:rPr>
        <w:rFonts w:hint="eastAsia"/>
      </w:rPr>
      <w:start w:val="1"/>
      <w:suff w:val="tab"/>
    </w:lvl>
    <w:lvl w:ilvl="2">
      <w:isLgl w:val="false"/>
      <w:lvlJc w:val="left"/>
      <w:lvlText w:val="%2.%3"/>
      <w:numFmt w:val="decimal"/>
      <w:pPr>
        <w:pBdr/>
        <w:tabs>
          <w:tab w:val="left" w:leader="none" w:pos="567"/>
        </w:tabs>
        <w:spacing/>
        <w:ind w:firstLine="0" w:left="0"/>
      </w:pPr>
      <w:pStyle w:val="918"/>
      <w:rPr>
        <w:rFonts w:hint="eastAsia"/>
      </w:rPr>
      <w:start w:val="1"/>
      <w:suff w:val="tab"/>
    </w:lvl>
    <w:lvl w:ilvl="3">
      <w:isLgl w:val="false"/>
      <w:lvlJc w:val="left"/>
      <w:lvlText w:val="%2.%3.%4"/>
      <w:numFmt w:val="decimal"/>
      <w:pPr>
        <w:pBdr/>
        <w:tabs>
          <w:tab w:val="left" w:leader="none" w:pos="0"/>
        </w:tabs>
        <w:spacing/>
        <w:ind w:firstLine="0" w:left="0"/>
      </w:pPr>
      <w:pStyle w:val="920"/>
      <w:rPr>
        <w:rFonts w:hint="eastAsia"/>
      </w:rPr>
      <w:start w:val="1"/>
      <w:suff w:val="tab"/>
    </w:lvl>
    <w:lvl w:ilvl="4">
      <w:isLgl w:val="false"/>
      <w:lvlJc w:val="left"/>
      <w:lvlText w:val="%1%2.%3.%4.%5"/>
      <w:numFmt w:val="decimal"/>
      <w:pPr>
        <w:pBdr/>
        <w:tabs>
          <w:tab w:val="left" w:leader="none" w:pos="1134"/>
        </w:tabs>
        <w:spacing/>
        <w:ind w:firstLine="0" w:left="0"/>
      </w:pPr>
      <w:pStyle w:val="922"/>
      <w:rPr>
        <w:rFonts w:hint="eastAsia"/>
      </w:rPr>
      <w:start w:val="1"/>
      <w:suff w:val="tab"/>
    </w:lvl>
    <w:lvl w:ilvl="5">
      <w:isLgl w:val="false"/>
      <w:lvlJc w:val="left"/>
      <w:lvlText w:val="%1%2.%3.%4.%5.%6"/>
      <w:numFmt w:val="decimal"/>
      <w:pPr>
        <w:pBdr/>
        <w:tabs>
          <w:tab w:val="left" w:leader="none" w:pos="1418"/>
        </w:tabs>
        <w:spacing/>
        <w:ind w:firstLine="0" w:left="0"/>
      </w:pPr>
      <w:pStyle w:val="924"/>
      <w:rPr>
        <w:rFonts w:hint="eastAsia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left" w:leader="none" w:pos="6576"/>
        </w:tabs>
        <w:spacing/>
        <w:ind w:hanging="1276" w:left="4252"/>
      </w:pPr>
      <w:rPr>
        <w:rFonts w:hint="eastAsia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left" w:leader="none" w:pos="7361"/>
        </w:tabs>
        <w:spacing/>
        <w:ind w:hanging="1418" w:left="4819"/>
      </w:pPr>
      <w:rPr>
        <w:rFonts w:hint="eastAsia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left" w:leader="none" w:pos="8507"/>
        </w:tabs>
        <w:spacing/>
        <w:ind w:hanging="1700" w:left="5527"/>
      </w:pPr>
      <w:rPr>
        <w:rFonts w:hint="eastAsia"/>
      </w:rPr>
      <w:start w:val="1"/>
      <w:suff w:val="tab"/>
    </w:lvl>
  </w:abstractNum>
  <w:abstractNum w:abstractNumId="12">
    <w:nsid w:val="119A0382"/>
    <w:lvl w:ilvl="0">
      <w:isLgl w:val="false"/>
      <w:lvlJc w:val="center"/>
      <w:lvlText w:val="图"/>
      <w:numFmt w:val="none"/>
      <w:pPr>
        <w:pBdr/>
        <w:tabs>
          <w:tab w:val="left" w:leader="none" w:pos="284"/>
        </w:tabs>
        <w:spacing/>
        <w:ind w:firstLine="288" w:left="0"/>
      </w:pPr>
      <w:pStyle w:val="927"/>
      <w:rPr>
        <w:rFonts w:hint="eastAsia" w:ascii="Times New Roman" w:hAnsi="Times New Roman" w:eastAsia="黑体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4"/>
        <w:szCs w:val="24"/>
        <w:u w:val="none"/>
        <w:shd w:val="clear" w:color="000000" w:fill="000000"/>
        <w:vertAlign w:val="baseline"/>
        <w:lang w:val="zh-CN" w:eastAsia="zh-CN" w:bidi="zh-CN"/>
        <w14:ligatures w14:val="none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left" w:leader="none" w:pos="1047"/>
        </w:tabs>
        <w:spacing/>
        <w:ind w:hanging="567" w:left="1047"/>
      </w:pPr>
      <w:rPr>
        <w:rFonts w:hint="eastAsia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left" w:leader="none" w:pos="1189"/>
        </w:tabs>
        <w:spacing/>
        <w:ind w:hanging="709" w:left="1189"/>
      </w:pPr>
      <w:rPr>
        <w:rFonts w:hint="eastAsia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left" w:leader="none" w:pos="1331"/>
        </w:tabs>
        <w:spacing/>
        <w:ind w:hanging="851" w:left="1331"/>
      </w:pPr>
      <w:rPr>
        <w:rFonts w:hint="eastAsia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left" w:leader="none" w:pos="1472"/>
        </w:tabs>
        <w:spacing/>
        <w:ind w:hanging="992" w:left="1472"/>
      </w:pPr>
      <w:rPr>
        <w:rFonts w:hint="eastAsia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left" w:leader="none" w:pos="1614"/>
        </w:tabs>
        <w:spacing/>
        <w:ind w:hanging="1134" w:left="1614"/>
      </w:pPr>
      <w:rPr>
        <w:rFonts w:hint="eastAsia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left" w:leader="none" w:pos="1756"/>
        </w:tabs>
        <w:spacing/>
        <w:ind w:hanging="1276" w:left="1756"/>
      </w:pPr>
      <w:rPr>
        <w:rFonts w:hint="eastAsia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left" w:leader="none" w:pos="1898"/>
        </w:tabs>
        <w:spacing/>
        <w:ind w:hanging="1418" w:left="1898"/>
      </w:pPr>
      <w:rPr>
        <w:rFonts w:hint="eastAsia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left" w:leader="none" w:pos="2039"/>
        </w:tabs>
        <w:spacing/>
        <w:ind w:hanging="1559" w:left="2039"/>
      </w:pPr>
      <w:rPr>
        <w:rFonts w:hint="eastAsia"/>
      </w:rPr>
      <w:start w:val="1"/>
      <w:suff w:val="tab"/>
    </w:lvl>
  </w:abstractNum>
  <w:abstractNum w:abstractNumId="13">
    <w:nsid w:val="153D0C6F"/>
    <w:lvl w:ilvl="0">
      <w:isLgl w:val="false"/>
      <w:lvlJc w:val="center"/>
      <w:lvlText w:val="%1"/>
      <w:numFmt w:val="decimal"/>
      <w:pPr>
        <w:pBdr/>
        <w:tabs>
          <w:tab w:val="left" w:leader="none" w:pos="0"/>
        </w:tabs>
        <w:spacing/>
        <w:ind w:firstLine="0" w:left="0"/>
      </w:pPr>
      <w:pStyle w:val="911"/>
      <w:rPr>
        <w:rFonts w:hint="eastAsia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left" w:leader="none" w:pos="840"/>
        </w:tabs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1260"/>
        </w:tabs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1680"/>
        </w:tabs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left" w:leader="none" w:pos="2100"/>
        </w:tabs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2520"/>
        </w:tabs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2940"/>
        </w:tabs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left" w:leader="none" w:pos="3360"/>
        </w:tabs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3780"/>
        </w:tabs>
        <w:spacing/>
        <w:ind w:hanging="420" w:left="3780"/>
      </w:pPr>
      <w:rPr/>
      <w:start w:val="1"/>
      <w:suff w:val="tab"/>
    </w:lvl>
  </w:abstractNum>
  <w:abstractNum w:abstractNumId="14">
    <w:nsid w:val="157D1143"/>
    <w:lvl w:ilvl="0">
      <w:isLgl w:val="false"/>
      <w:lvlJc w:val="center"/>
      <w:lvlText w:val="%1"/>
      <w:numFmt w:val="decimal"/>
      <w:pPr>
        <w:pBdr/>
        <w:spacing/>
        <w:ind w:firstLine="0" w:left="0"/>
      </w:pPr>
      <w:pStyle w:val="964"/>
      <w:rPr>
        <w:rFonts w:hint="eastAsia"/>
      </w:rPr>
      <w:start w:val="1"/>
      <w:suff w:val="nothing"/>
    </w:lvl>
    <w:lvl w:ilvl="1">
      <w:isLgl w:val="false"/>
      <w:lvlJc w:val="left"/>
      <w:lvlText w:val="%2)"/>
      <w:numFmt w:val="lowerLetter"/>
      <w:pPr>
        <w:pBdr/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3780"/>
      </w:pPr>
      <w:rPr/>
      <w:start w:val="1"/>
      <w:suff w:val="tab"/>
    </w:lvl>
  </w:abstractNum>
  <w:abstractNum w:abstractNumId="15">
    <w:nsid w:val="32477BAA"/>
    <w:lvl w:ilvl="0">
      <w:isLgl w:val="false"/>
      <w:lvlJc w:val="left"/>
      <w:lvlText w:val="表%1"/>
      <w:numFmt w:val="decimal"/>
      <w:pPr>
        <w:pBdr/>
        <w:tabs>
          <w:tab w:val="left" w:leader="none" w:pos="426"/>
        </w:tabs>
        <w:spacing/>
        <w:ind w:hanging="426" w:left="426"/>
      </w:pPr>
      <w:pStyle w:val="940"/>
      <w:rPr>
        <w:rFonts w:hint="default" w:ascii="Times New Roman" w:hAnsi="Times New Roman" w:cs="Times New Roman"/>
        <w:b w:val="0"/>
        <w:i w:val="0"/>
        <w:sz w:val="24"/>
        <w:szCs w:val="24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left" w:leader="none" w:pos="-506"/>
        </w:tabs>
        <w:spacing/>
        <w:ind w:hanging="567" w:left="-506"/>
      </w:pPr>
      <w:rPr>
        <w:rFonts w:hint="eastAsia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left" w:leader="none" w:pos="-80"/>
        </w:tabs>
        <w:spacing/>
        <w:ind w:hanging="567" w:left="-80"/>
      </w:pPr>
      <w:rPr>
        <w:rFonts w:hint="eastAsia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left" w:leader="none" w:pos="486"/>
        </w:tabs>
        <w:spacing/>
        <w:ind w:hanging="708" w:left="486"/>
      </w:pPr>
      <w:rPr>
        <w:rFonts w:hint="eastAsia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left" w:leader="none" w:pos="1053"/>
        </w:tabs>
        <w:spacing/>
        <w:ind w:hanging="850" w:left="1053"/>
      </w:pPr>
      <w:rPr>
        <w:rFonts w:hint="eastAsia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left" w:leader="none" w:pos="1762"/>
        </w:tabs>
        <w:spacing/>
        <w:ind w:hanging="1134" w:left="1762"/>
      </w:pPr>
      <w:rPr>
        <w:rFonts w:hint="eastAsia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left" w:leader="none" w:pos="2329"/>
        </w:tabs>
        <w:spacing/>
        <w:ind w:hanging="1276" w:left="2329"/>
      </w:pPr>
      <w:rPr>
        <w:rFonts w:hint="eastAsia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left" w:leader="none" w:pos="2896"/>
        </w:tabs>
        <w:spacing/>
        <w:ind w:hanging="1418" w:left="2896"/>
      </w:pPr>
      <w:rPr>
        <w:rFonts w:hint="eastAsia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left" w:leader="none" w:pos="3604"/>
        </w:tabs>
        <w:spacing/>
        <w:ind w:hanging="1700" w:left="3604"/>
      </w:pPr>
      <w:rPr>
        <w:rFonts w:hint="eastAsia"/>
      </w:rPr>
      <w:start w:val="1"/>
      <w:suff w:val="tab"/>
    </w:lvl>
  </w:abstractNum>
  <w:abstractNum w:abstractNumId="16">
    <w:nsid w:val="496E4D7B"/>
    <w:lvl w:ilvl="0">
      <w:isLgl w:val="false"/>
      <w:lvlJc w:val="center"/>
      <w:lvlText w:val="注%1："/>
      <w:numFmt w:val="decimal"/>
      <w:pPr>
        <w:pBdr/>
        <w:tabs>
          <w:tab w:val="left" w:leader="none" w:pos="794"/>
        </w:tabs>
        <w:spacing/>
        <w:ind w:hanging="340" w:left="1134"/>
      </w:pPr>
      <w:pStyle w:val="951"/>
      <w:rPr>
        <w:rFonts w:hint="eastAsia" w:ascii="宋体" w:hAnsi="Times New Roman" w:eastAsia="宋体"/>
        <w:b w:val="0"/>
        <w:i w:val="0"/>
        <w:sz w:val="21"/>
        <w:szCs w:val="21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left" w:leader="none" w:pos="840"/>
        </w:tabs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1260"/>
        </w:tabs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1680"/>
        </w:tabs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left" w:leader="none" w:pos="2100"/>
        </w:tabs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2520"/>
        </w:tabs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2940"/>
        </w:tabs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left" w:leader="none" w:pos="3360"/>
        </w:tabs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3780"/>
        </w:tabs>
        <w:spacing/>
        <w:ind w:hanging="420" w:left="3780"/>
      </w:pPr>
      <w:rPr/>
      <w:start w:val="1"/>
      <w:suff w:val="tab"/>
    </w:lvl>
  </w:abstractNum>
  <w:abstractNum w:abstractNumId="17">
    <w:nsid w:val="506E4AAC"/>
    <w:lvl w:ilvl="0">
      <w:isLgl w:val="false"/>
      <w:lvlJc w:val="left"/>
      <w:lvlText w:val=""/>
      <w:numFmt w:val="none"/>
      <w:pPr>
        <w:pBdr/>
        <w:tabs>
          <w:tab w:val="left" w:leader="none" w:pos="0"/>
        </w:tabs>
        <w:spacing/>
        <w:ind w:firstLine="0" w:left="0"/>
      </w:pPr>
      <w:pStyle w:val="915"/>
      <w:rPr>
        <w:rFonts w:hint="eastAsia" w:eastAsia="黑体"/>
        <w:b w:val="0"/>
        <w:bCs w:val="0"/>
        <w:i w:val="0"/>
        <w:iCs w:val="0"/>
        <w:caps w:val="0"/>
        <w:strike w:val="0"/>
        <w:vanish w:val="0"/>
        <w:color w:val="000000"/>
        <w:spacing w:val="0"/>
        <w:position w:val="0"/>
        <w:sz w:val="24"/>
        <w:szCs w:val="24"/>
        <w:u w:val="none"/>
        <w:vertAlign w:val="baseline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left" w:leader="none" w:pos="840"/>
        </w:tabs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1260"/>
        </w:tabs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1680"/>
        </w:tabs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left" w:leader="none" w:pos="2100"/>
        </w:tabs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2520"/>
        </w:tabs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2940"/>
        </w:tabs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left" w:leader="none" w:pos="3360"/>
        </w:tabs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3780"/>
        </w:tabs>
        <w:spacing/>
        <w:ind w:hanging="420" w:left="3780"/>
      </w:pPr>
      <w:rPr/>
      <w:start w:val="1"/>
      <w:suff w:val="tab"/>
    </w:lvl>
  </w:abstractNum>
  <w:abstractNum w:abstractNumId="18">
    <w:nsid w:val="54A515A9"/>
    <w:lvl w:ilvl="0">
      <w:isLgl w:val="false"/>
      <w:lvlJc w:val="left"/>
      <w:lvlText w:val="引言"/>
      <w:numFmt w:val="none"/>
      <w:pPr>
        <w:pBdr/>
        <w:tabs>
          <w:tab w:val="left" w:leader="none" w:pos="1021"/>
        </w:tabs>
        <w:spacing/>
        <w:ind w:hanging="964" w:left="1021"/>
      </w:pPr>
      <w:pStyle w:val="882"/>
      <w:rPr>
        <w:rFonts w:hint="eastAsia"/>
      </w:rPr>
      <w:start w:val="1"/>
      <w:suff w:val="tab"/>
    </w:lvl>
    <w:lvl w:ilvl="1">
      <w:isLgl w:val="false"/>
      <w:lvlJc w:val="left"/>
      <w:lvlText w:val="附录%2"/>
      <w:numFmt w:val="upperLetter"/>
      <w:pPr>
        <w:pBdr/>
        <w:tabs>
          <w:tab w:val="left" w:leader="none" w:pos="2101"/>
        </w:tabs>
        <w:spacing/>
        <w:ind w:hanging="567" w:left="1588"/>
      </w:pPr>
      <w:rPr>
        <w:rFonts w:hint="eastAsia"/>
      </w:rPr>
      <w:start w:val="1"/>
      <w:suff w:val="tab"/>
    </w:lvl>
    <w:lvl w:ilvl="2">
      <w:isLgl w:val="false"/>
      <w:lvlJc w:val="left"/>
      <w:lvlText w:val="%2.%3"/>
      <w:numFmt w:val="decimal"/>
      <w:pPr>
        <w:pBdr/>
        <w:tabs>
          <w:tab w:val="left" w:leader="none" w:pos="738"/>
        </w:tabs>
        <w:spacing/>
        <w:ind w:firstLine="0" w:left="171"/>
      </w:pPr>
      <w:rPr>
        <w:rFonts w:hint="eastAsia"/>
      </w:rPr>
      <w:start w:val="1"/>
      <w:suff w:val="tab"/>
    </w:lvl>
    <w:lvl w:ilvl="3">
      <w:isLgl w:val="false"/>
      <w:lvlJc w:val="left"/>
      <w:lvlText w:val="%2.%3.%4"/>
      <w:numFmt w:val="decimal"/>
      <w:pPr>
        <w:pBdr/>
        <w:tabs>
          <w:tab w:val="left" w:leader="none" w:pos="738"/>
        </w:tabs>
        <w:spacing/>
        <w:ind w:firstLine="0" w:left="171"/>
      </w:pPr>
      <w:rPr>
        <w:rFonts w:hint="eastAsia"/>
      </w:rPr>
      <w:start w:val="1"/>
      <w:suff w:val="tab"/>
    </w:lvl>
    <w:lvl w:ilvl="4">
      <w:isLgl w:val="false"/>
      <w:lvlJc w:val="left"/>
      <w:lvlText w:val="%1%2.%3.%4.%5"/>
      <w:numFmt w:val="decimal"/>
      <w:pPr>
        <w:pBdr/>
        <w:tabs>
          <w:tab w:val="left" w:leader="none" w:pos="1305"/>
        </w:tabs>
        <w:spacing/>
        <w:ind w:firstLine="0" w:left="171"/>
      </w:pPr>
      <w:rPr>
        <w:rFonts w:hint="eastAsia"/>
      </w:rPr>
      <w:start w:val="1"/>
      <w:suff w:val="tab"/>
    </w:lvl>
    <w:lvl w:ilvl="5">
      <w:isLgl w:val="false"/>
      <w:lvlJc w:val="left"/>
      <w:lvlText w:val="%1%2.%3.%4.%5.%6"/>
      <w:numFmt w:val="decimal"/>
      <w:pPr>
        <w:pBdr/>
        <w:tabs>
          <w:tab w:val="left" w:leader="none" w:pos="1589"/>
        </w:tabs>
        <w:spacing/>
        <w:ind w:firstLine="0" w:left="171"/>
      </w:pPr>
      <w:rPr>
        <w:rFonts w:hint="eastAsia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left" w:leader="none" w:pos="6747"/>
        </w:tabs>
        <w:spacing/>
        <w:ind w:hanging="1276" w:left="4423"/>
      </w:pPr>
      <w:rPr>
        <w:rFonts w:hint="eastAsia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left" w:leader="none" w:pos="7532"/>
        </w:tabs>
        <w:spacing/>
        <w:ind w:hanging="1418" w:left="4990"/>
      </w:pPr>
      <w:rPr>
        <w:rFonts w:hint="eastAsia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left" w:leader="none" w:pos="8678"/>
        </w:tabs>
        <w:spacing/>
        <w:ind w:hanging="1700" w:left="5698"/>
      </w:pPr>
      <w:rPr>
        <w:rFonts w:hint="eastAsia"/>
      </w:rPr>
      <w:start w:val="1"/>
      <w:suff w:val="tab"/>
    </w:lvl>
  </w:abstractNum>
  <w:abstractNum w:abstractNumId="19">
    <w:nsid w:val="55770918"/>
    <w:lvl w:ilvl="0">
      <w:isLgl w:val="false"/>
      <w:lvlJc w:val="left"/>
      <w:lvlText w:val="%1"/>
      <w:numFmt w:val="none"/>
      <w:pPr>
        <w:pBdr/>
        <w:spacing/>
        <w:ind w:firstLine="0" w:left="-2340"/>
      </w:pPr>
      <w:rPr>
        <w:rFonts w:hint="default" w:ascii="Times New Roman" w:hAnsi="Times New Roman"/>
        <w:b/>
        <w:i w:val="0"/>
        <w:sz w:val="21"/>
      </w:rPr>
      <w:start w:val="1"/>
      <w:suff w:val="nothing"/>
    </w:lvl>
    <w:lvl w:ilvl="1">
      <w:isLgl w:val="false"/>
      <w:lvlJc w:val="left"/>
      <w:lvlText w:val="%1%2　"/>
      <w:numFmt w:val="decimal"/>
      <w:pPr>
        <w:pBdr/>
        <w:spacing/>
        <w:ind w:firstLine="0" w:left="0"/>
      </w:pPr>
      <w:pStyle w:val="883"/>
      <w:rPr>
        <w:rFonts w:hint="default" w:ascii="Times New Roman" w:hAnsi="Times New Roman" w:eastAsia="黑体" w:cs="Times New Roman"/>
        <w:b w:val="0"/>
        <w:i w:val="0"/>
        <w:sz w:val="24"/>
        <w:szCs w:val="24"/>
      </w:rPr>
      <w:start w:val="1"/>
      <w:suff w:val="nothing"/>
    </w:lvl>
    <w:lvl w:ilvl="2">
      <w:isLgl w:val="false"/>
      <w:lvlJc w:val="left"/>
      <w:lvlText w:val="%1%2.%3　"/>
      <w:numFmt w:val="decimal"/>
      <w:pPr>
        <w:pBdr/>
        <w:spacing/>
        <w:ind w:firstLine="0" w:left="0"/>
      </w:pPr>
      <w:pStyle w:val="885"/>
      <w:rPr>
        <w:rFonts w:hint="default" w:ascii="Times New Roman" w:hAnsi="Times New Roman" w:eastAsia="黑体" w:cs="Times New Roman"/>
        <w:b w:val="0"/>
        <w:i w:val="0"/>
        <w:sz w:val="24"/>
        <w:szCs w:val="24"/>
      </w:rPr>
      <w:start w:val="1"/>
      <w:suff w:val="nothing"/>
    </w:lvl>
    <w:lvl w:ilvl="3">
      <w:isLgl w:val="false"/>
      <w:lvlJc w:val="left"/>
      <w:lvlText w:val="%1%2.%3.%4　"/>
      <w:numFmt w:val="decimal"/>
      <w:pPr>
        <w:pBdr/>
        <w:spacing/>
        <w:ind w:firstLine="0" w:left="284"/>
      </w:pPr>
      <w:pStyle w:val="888"/>
      <w:rPr>
        <w:rFonts w:hint="default" w:ascii="Times New Roman" w:hAnsi="Times New Roman" w:eastAsia="黑体" w:cs="Times New Roman"/>
        <w:b w:val="0"/>
        <w:i w:val="0"/>
        <w:sz w:val="24"/>
        <w:szCs w:val="24"/>
      </w:rPr>
      <w:start w:val="1"/>
      <w:suff w:val="nothing"/>
    </w:lvl>
    <w:lvl w:ilvl="4">
      <w:isLgl w:val="false"/>
      <w:lvlJc w:val="left"/>
      <w:lvlText w:val="%1%2.%3.%4.%5　"/>
      <w:numFmt w:val="decimal"/>
      <w:pPr>
        <w:pBdr/>
        <w:spacing/>
        <w:ind w:firstLine="0" w:left="0"/>
      </w:pPr>
      <w:pStyle w:val="890"/>
      <w:rPr>
        <w:rFonts w:hint="default" w:ascii="Times New Roman" w:hAnsi="Times New Roman" w:eastAsia="黑体" w:cs="Times New Roman"/>
        <w:b w:val="0"/>
        <w:i w:val="0"/>
        <w:sz w:val="24"/>
        <w:szCs w:val="24"/>
      </w:rPr>
      <w:start w:val="1"/>
      <w:suff w:val="nothing"/>
    </w:lvl>
    <w:lvl w:ilvl="5">
      <w:isLgl w:val="false"/>
      <w:lvlJc w:val="left"/>
      <w:lvlText w:val="%1%2.%3.%4.%5.%6　"/>
      <w:numFmt w:val="decimal"/>
      <w:pPr>
        <w:pBdr/>
        <w:spacing/>
        <w:ind w:firstLine="0" w:left="0"/>
      </w:pPr>
      <w:pStyle w:val="892"/>
      <w:rPr>
        <w:rFonts w:hint="eastAsia" w:ascii="黑体" w:hAnsi="Times New Roman" w:eastAsia="黑体"/>
        <w:b w:val="0"/>
        <w:i w:val="0"/>
        <w:sz w:val="24"/>
        <w:szCs w:val="24"/>
      </w:rPr>
      <w:start w:val="1"/>
      <w:suff w:val="nothing"/>
    </w:lvl>
    <w:lvl w:ilvl="6">
      <w:isLgl w:val="false"/>
      <w:lvlJc w:val="left"/>
      <w:lvlText w:val="%1%2.%3.%4.%5.%6.%7　"/>
      <w:numFmt w:val="decimal"/>
      <w:pPr>
        <w:pBdr/>
        <w:spacing/>
        <w:ind w:firstLine="0" w:left="-2340"/>
      </w:pPr>
      <w:rPr>
        <w:rFonts w:hint="eastAsia" w:ascii="黑体" w:hAnsi="Times New Roman" w:eastAsia="黑体"/>
        <w:b w:val="0"/>
        <w:i w:val="0"/>
        <w:sz w:val="21"/>
      </w:rPr>
      <w:start w:val="1"/>
      <w:suff w:val="nothing"/>
    </w:lvl>
    <w:lvl w:ilvl="7">
      <w:isLgl w:val="false"/>
      <w:lvlJc w:val="left"/>
      <w:lvlText w:val="%1.%2.%3.%4.%5.%6.%7.%8"/>
      <w:numFmt w:val="decimal"/>
      <w:pPr>
        <w:pBdr/>
        <w:tabs>
          <w:tab w:val="left" w:leader="none" w:pos="2011"/>
        </w:tabs>
        <w:spacing/>
        <w:ind w:hanging="1418" w:left="1629"/>
      </w:pPr>
      <w:rPr>
        <w:rFonts w:hint="eastAsia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left" w:leader="none" w:pos="2437"/>
        </w:tabs>
        <w:spacing/>
        <w:ind w:hanging="1700" w:left="2337"/>
      </w:pPr>
      <w:rPr>
        <w:rFonts w:hint="eastAsia"/>
      </w:rPr>
      <w:start w:val="1"/>
      <w:suff w:val="tab"/>
    </w:lvl>
  </w:abstractNum>
  <w:abstractNum w:abstractNumId="20">
    <w:nsid w:val="557C2AF5"/>
    <w:lvl w:ilvl="0">
      <w:isLgl w:val="false"/>
      <w:lvlJc w:val="left"/>
      <w:lvlText w:val="图%1"/>
      <w:numFmt w:val="decimal"/>
      <w:pPr>
        <w:pBdr/>
        <w:tabs>
          <w:tab w:val="left" w:leader="none" w:pos="425"/>
        </w:tabs>
        <w:spacing/>
        <w:ind w:hanging="425" w:left="425"/>
      </w:pPr>
      <w:pStyle w:val="947"/>
      <w:rPr>
        <w:rFonts w:hint="default" w:ascii="Times New Roman" w:hAnsi="Times New Roman" w:eastAsia="黑体" w:cs="Times New Roman"/>
        <w:b w:val="0"/>
        <w:i w:val="0"/>
        <w:spacing w:val="0"/>
        <w:position w:val="0"/>
        <w:sz w:val="24"/>
        <w:szCs w:val="24"/>
      </w:rPr>
      <w:start w:val="1"/>
      <w:suff w:val="tab"/>
    </w:lvl>
    <w:lvl w:ilvl="1">
      <w:isLgl w:val="false"/>
      <w:lvlJc w:val="left"/>
      <w:lvlText w:val="%1%2　"/>
      <w:numFmt w:val="decimal"/>
      <w:pPr>
        <w:pBdr/>
        <w:spacing/>
        <w:ind w:firstLine="0" w:left="0"/>
      </w:pPr>
      <w:rPr>
        <w:rFonts w:hint="default" w:ascii="Times New Roman" w:hAnsi="Times New Roman" w:eastAsia="黑体"/>
        <w:b w:val="0"/>
        <w:i w:val="0"/>
        <w:sz w:val="21"/>
      </w:rPr>
      <w:start w:val="1"/>
      <w:suff w:val="nothing"/>
    </w:lvl>
    <w:lvl w:ilvl="2">
      <w:isLgl w:val="false"/>
      <w:lvlJc w:val="left"/>
      <w:lvlText w:val="%1%2.%3　"/>
      <w:numFmt w:val="decimal"/>
      <w:pPr>
        <w:pBdr/>
        <w:spacing/>
        <w:ind w:firstLine="0" w:left="0"/>
      </w:pPr>
      <w:rPr>
        <w:rFonts w:hint="default" w:ascii="Times New Roman" w:hAnsi="Times New Roman" w:eastAsia="黑体"/>
        <w:b w:val="0"/>
        <w:i w:val="0"/>
        <w:sz w:val="21"/>
      </w:rPr>
      <w:start w:val="1"/>
      <w:suff w:val="nothing"/>
    </w:lvl>
    <w:lvl w:ilvl="3">
      <w:isLgl w:val="false"/>
      <w:lvlJc w:val="left"/>
      <w:lvlText w:val="%1%2.%3.%4　"/>
      <w:numFmt w:val="decimal"/>
      <w:pPr>
        <w:pBdr/>
        <w:spacing/>
        <w:ind w:firstLine="0" w:left="0"/>
      </w:pPr>
      <w:rPr>
        <w:rFonts w:hint="default" w:ascii="Times New Roman" w:hAnsi="Times New Roman" w:eastAsia="黑体"/>
        <w:b w:val="0"/>
        <w:i w:val="0"/>
        <w:sz w:val="21"/>
      </w:rPr>
      <w:start w:val="1"/>
      <w:suff w:val="nothing"/>
    </w:lvl>
    <w:lvl w:ilvl="4">
      <w:isLgl w:val="false"/>
      <w:lvlJc w:val="left"/>
      <w:lvlText w:val="%1%2.%3.%4.%5　"/>
      <w:numFmt w:val="decimal"/>
      <w:pPr>
        <w:pBdr/>
        <w:spacing/>
        <w:ind w:firstLine="0" w:left="0"/>
      </w:pPr>
      <w:rPr>
        <w:rFonts w:hint="default" w:ascii="Times New Roman" w:hAnsi="Times New Roman" w:eastAsia="黑体"/>
        <w:b w:val="0"/>
        <w:i w:val="0"/>
        <w:sz w:val="21"/>
      </w:rPr>
      <w:start w:val="1"/>
      <w:suff w:val="nothing"/>
    </w:lvl>
    <w:lvl w:ilvl="5">
      <w:isLgl w:val="false"/>
      <w:lvlJc w:val="left"/>
      <w:lvlText w:val="%1%2.%3.%4.%5.%6　"/>
      <w:numFmt w:val="decimal"/>
      <w:pPr>
        <w:pBdr/>
        <w:spacing/>
        <w:ind w:firstLine="0" w:left="0"/>
      </w:pPr>
      <w:rPr>
        <w:rFonts w:hint="default" w:ascii="Times New Roman" w:hAnsi="Times New Roman" w:eastAsia="黑体"/>
        <w:b w:val="0"/>
        <w:i w:val="0"/>
        <w:sz w:val="21"/>
      </w:rPr>
      <w:start w:val="1"/>
      <w:suff w:val="nothing"/>
    </w:lvl>
    <w:lvl w:ilvl="6">
      <w:isLgl w:val="false"/>
      <w:lvlJc w:val="left"/>
      <w:lvlText w:val="%1%2.%3.%4.%5.%6.%7　"/>
      <w:numFmt w:val="decimal"/>
      <w:pPr>
        <w:pBdr/>
        <w:spacing/>
        <w:ind w:firstLine="0" w:left="0"/>
      </w:pPr>
      <w:rPr>
        <w:rFonts w:hint="default" w:ascii="Times New Roman" w:hAnsi="Times New Roman" w:eastAsia="黑体"/>
        <w:b w:val="0"/>
        <w:i w:val="0"/>
        <w:sz w:val="21"/>
      </w:rPr>
      <w:start w:val="1"/>
      <w:suff w:val="nothing"/>
    </w:lvl>
    <w:lvl w:ilvl="7">
      <w:isLgl w:val="false"/>
      <w:lvlJc w:val="left"/>
      <w:lvlText w:val="%1.%2.%3.%4.%5.%6.%7.%8"/>
      <w:numFmt w:val="decimal"/>
      <w:pPr>
        <w:pBdr/>
        <w:tabs>
          <w:tab w:val="left" w:leader="none" w:pos="4351"/>
        </w:tabs>
        <w:spacing/>
        <w:ind w:hanging="1418" w:left="3969"/>
      </w:pPr>
      <w:rPr>
        <w:rFonts w:hint="eastAsia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left" w:leader="none" w:pos="4777"/>
        </w:tabs>
        <w:spacing/>
        <w:ind w:hanging="1700" w:left="4677"/>
      </w:pPr>
      <w:rPr>
        <w:rFonts w:hint="eastAsia"/>
      </w:rPr>
      <w:start w:val="1"/>
      <w:suff w:val="tab"/>
    </w:lvl>
  </w:abstractNum>
  <w:abstractNum w:abstractNumId="21">
    <w:nsid w:val="56EC54C3"/>
    <w:lvl w:ilvl="0">
      <w:isLgl w:val="false"/>
      <w:lvlJc w:val="left"/>
      <w:lvlText w:val="注："/>
      <w:numFmt w:val="none"/>
      <w:pPr>
        <w:pBdr/>
        <w:tabs>
          <w:tab w:val="left" w:leader="none" w:pos="567"/>
        </w:tabs>
        <w:spacing/>
        <w:ind w:hanging="567" w:left="1134"/>
      </w:pPr>
      <w:pStyle w:val="950"/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:lang w:val="zh-CN" w:eastAsia="zh-CN" w:bidi="zh-CN"/>
        <w14:ligatures w14:val="none"/>
      </w:rPr>
      <w:start w:val="1"/>
      <w:suff w:val="tab"/>
    </w:lvl>
    <w:lvl w:ilvl="1">
      <w:isLgl w:val="false"/>
      <w:lvlJc w:val="left"/>
      <w:lvlText w:val="□"/>
      <w:numFmt w:val="bullet"/>
      <w:pPr>
        <w:pBdr/>
        <w:tabs>
          <w:tab w:val="left" w:leader="none" w:pos="780"/>
        </w:tabs>
        <w:spacing/>
        <w:ind w:hanging="360" w:left="780"/>
      </w:pPr>
      <w:rPr>
        <w:rFonts w:hint="eastAsia" w:ascii="宋体" w:hAnsi="宋体" w:eastAsia="宋体" w:cs="Times New Roman"/>
      </w:rPr>
      <w:start w:val="0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1260"/>
        </w:tabs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1680"/>
        </w:tabs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left" w:leader="none" w:pos="2100"/>
        </w:tabs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2520"/>
        </w:tabs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2940"/>
        </w:tabs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left" w:leader="none" w:pos="3360"/>
        </w:tabs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3780"/>
        </w:tabs>
        <w:spacing/>
        <w:ind w:hanging="420" w:left="3780"/>
      </w:pPr>
      <w:rPr/>
      <w:start w:val="1"/>
      <w:suff w:val="tab"/>
    </w:lvl>
  </w:abstractNum>
  <w:abstractNum w:abstractNumId="22">
    <w:nsid w:val="58964A14"/>
    <w:lvl w:ilvl="0">
      <w:isLgl w:val="false"/>
      <w:lvlJc w:val="center"/>
      <w:lvlText w:val="表"/>
      <w:numFmt w:val="none"/>
      <w:pPr>
        <w:pBdr/>
        <w:tabs>
          <w:tab w:val="left" w:leader="none" w:pos="0"/>
        </w:tabs>
        <w:spacing/>
        <w:ind w:firstLine="284" w:left="0"/>
      </w:pPr>
      <w:pStyle w:val="926"/>
      <w:rPr>
        <w:rFonts w:hint="eastAsia" w:ascii="Times New Roman" w:hAnsi="Times New Roman" w:eastAsia="黑体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4"/>
        <w:szCs w:val="24"/>
        <w:u w:val="none"/>
        <w:shd w:val="clear" w:color="000000" w:fill="000000"/>
        <w:vertAlign w:val="baseline"/>
        <w:lang w:val="zh-CN" w:eastAsia="zh-CN" w:bidi="zh-CN"/>
        <w14:ligatures w14:val="none"/>
      </w:rPr>
      <w:start w:val="1"/>
      <w:suff w:val="tab"/>
    </w:lvl>
    <w:lvl w:ilvl="1">
      <w:isLgl w:val="false"/>
      <w:lvlJc w:val="left"/>
      <w:lvlText w:val="表%1.%2"/>
      <w:numFmt w:val="decimal"/>
      <w:pPr>
        <w:pBdr/>
        <w:tabs>
          <w:tab w:val="left" w:leader="none" w:pos="992"/>
        </w:tabs>
        <w:spacing/>
        <w:ind w:hanging="567" w:left="992"/>
      </w:pPr>
      <w:rPr>
        <w:rFonts w:hint="eastAsia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left" w:leader="none" w:pos="1571"/>
        </w:tabs>
        <w:spacing/>
        <w:ind w:hanging="567" w:left="1418"/>
      </w:pPr>
      <w:rPr>
        <w:rFonts w:hint="eastAsia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left" w:leader="none" w:pos="2356"/>
        </w:tabs>
        <w:spacing/>
        <w:ind w:hanging="708" w:left="1984"/>
      </w:pPr>
      <w:rPr>
        <w:rFonts w:hint="eastAsia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left" w:leader="none" w:pos="2781"/>
        </w:tabs>
        <w:spacing/>
        <w:ind w:hanging="850" w:left="2551"/>
      </w:pPr>
      <w:rPr>
        <w:rFonts w:hint="eastAsia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left" w:leader="none" w:pos="3566"/>
        </w:tabs>
        <w:spacing/>
        <w:ind w:hanging="1134" w:left="3260"/>
      </w:pPr>
      <w:rPr>
        <w:rFonts w:hint="eastAsia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left" w:leader="none" w:pos="4351"/>
        </w:tabs>
        <w:spacing/>
        <w:ind w:hanging="1276" w:left="3827"/>
      </w:pPr>
      <w:rPr>
        <w:rFonts w:hint="eastAsia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left" w:leader="none" w:pos="4776"/>
        </w:tabs>
        <w:spacing/>
        <w:ind w:hanging="1418" w:left="4394"/>
      </w:pPr>
      <w:rPr>
        <w:rFonts w:hint="eastAsia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left" w:leader="none" w:pos="5562"/>
        </w:tabs>
        <w:spacing/>
        <w:ind w:hanging="1700" w:left="5102"/>
      </w:pPr>
      <w:rPr>
        <w:rFonts w:hint="eastAsia"/>
      </w:rPr>
      <w:start w:val="1"/>
      <w:suff w:val="tab"/>
    </w:lvl>
  </w:abstractNum>
  <w:abstractNum w:abstractNumId="23">
    <w:nsid w:val="5DE72113"/>
    <w:lvl w:ilvl="0">
      <w:isLgl w:val="false"/>
      <w:lvlJc w:val="center"/>
      <w:lvlText w:val="式中："/>
      <w:numFmt w:val="none"/>
      <w:pPr>
        <w:pBdr/>
        <w:tabs>
          <w:tab w:val="left" w:leader="none" w:pos="192"/>
        </w:tabs>
        <w:spacing/>
        <w:ind w:firstLine="455" w:left="396"/>
      </w:pPr>
      <w:pStyle w:val="935"/>
      <w:rPr>
        <w:rFonts w:hint="eastAsia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left" w:leader="none" w:pos="840"/>
        </w:tabs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1260"/>
        </w:tabs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1680"/>
        </w:tabs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left" w:leader="none" w:pos="2100"/>
        </w:tabs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2520"/>
        </w:tabs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2940"/>
        </w:tabs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left" w:leader="none" w:pos="3360"/>
        </w:tabs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3780"/>
        </w:tabs>
        <w:spacing/>
        <w:ind w:hanging="420" w:left="3780"/>
      </w:pPr>
      <w:rPr/>
      <w:start w:val="1"/>
      <w:suff w:val="tab"/>
    </w:lvl>
  </w:abstractNum>
  <w:abstractNum w:abstractNumId="24">
    <w:nsid w:val="6BBD17EB"/>
    <w:lvl w:ilvl="0">
      <w:isLgl w:val="false"/>
      <w:lvlJc w:val="left"/>
      <w:lvlText w:val=""/>
      <w:numFmt w:val="bullet"/>
      <w:pPr>
        <w:pBdr/>
        <w:tabs>
          <w:tab w:val="left" w:leader="none" w:pos="840"/>
        </w:tabs>
        <w:spacing/>
        <w:ind w:hanging="420" w:left="126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5">
    <w:nsid w:val="78B62387"/>
    <w:lvl w:ilvl="0">
      <w:isLgl w:val="false"/>
      <w:lvlJc w:val="left"/>
      <w:lvlText w:val="%1)"/>
      <w:numFmt w:val="decimal"/>
      <w:pPr>
        <w:pBdr/>
        <w:tabs>
          <w:tab w:val="left" w:leader="none" w:pos="1247"/>
        </w:tabs>
        <w:spacing/>
        <w:ind w:hanging="453" w:left="1247"/>
      </w:pPr>
      <w:pStyle w:val="936"/>
      <w:rPr>
        <w:rFonts w:hint="eastAsia"/>
        <w:b w:val="0"/>
        <w:i w:val="0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left" w:leader="none" w:pos="840"/>
        </w:tabs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1260"/>
        </w:tabs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1680"/>
        </w:tabs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left" w:leader="none" w:pos="2100"/>
        </w:tabs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2520"/>
        </w:tabs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2940"/>
        </w:tabs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left" w:leader="none" w:pos="3360"/>
        </w:tabs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3780"/>
        </w:tabs>
        <w:spacing/>
        <w:ind w:hanging="420" w:left="3780"/>
      </w:pPr>
      <w:rPr/>
      <w:start w:val="1"/>
      <w:suff w:val="tab"/>
    </w:lvl>
  </w:abstractNum>
  <w:abstractNum w:abstractNumId="26">
    <w:nsid w:val="7B373866"/>
    <w:lvl w:ilvl="0">
      <w:isLgl w:val="false"/>
      <w:lvlJc w:val="left"/>
      <w:lvlText w:val="图%1"/>
      <w:numFmt w:val="decimal"/>
      <w:pPr>
        <w:pBdr/>
        <w:spacing/>
        <w:ind w:hanging="420" w:left="420"/>
      </w:pPr>
      <w:pStyle w:val="960"/>
      <w:rPr>
        <w:rFonts w:hint="eastAsia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3780"/>
      </w:pPr>
      <w:rPr/>
      <w:start w:val="1"/>
      <w:suff w:val="tab"/>
    </w:lvl>
  </w:abstractNum>
  <w:abstractNum w:abstractNumId="27">
    <w:nsid w:val="7B931445"/>
    <w:lvl w:ilvl="0">
      <w:isLgl w:val="false"/>
      <w:lvlJc w:val="center"/>
      <w:lvlText w:val="%1)"/>
      <w:numFmt w:val="lowerLetter"/>
      <w:pPr>
        <w:pBdr/>
        <w:tabs>
          <w:tab w:val="left" w:leader="none" w:pos="907"/>
        </w:tabs>
        <w:spacing/>
        <w:ind w:hanging="340" w:left="907"/>
      </w:pPr>
      <w:pStyle w:val="948"/>
      <w:rPr>
        <w:rFonts w:hint="eastAsia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left" w:leader="none" w:pos="840"/>
        </w:tabs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1260"/>
        </w:tabs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1680"/>
        </w:tabs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left" w:leader="none" w:pos="2100"/>
        </w:tabs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2520"/>
        </w:tabs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2940"/>
        </w:tabs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left" w:leader="none" w:pos="3360"/>
        </w:tabs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3780"/>
        </w:tabs>
        <w:spacing/>
        <w:ind w:hanging="420" w:left="3780"/>
      </w:pPr>
      <w:rPr/>
      <w:start w:val="1"/>
      <w:suff w:val="tab"/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8"/>
  </w:num>
  <w:num w:numId="8">
    <w:abstractNumId w:val="19"/>
  </w:num>
  <w:num w:numId="9">
    <w:abstractNumId w:val="7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</w:num>
  <w:num w:numId="12">
    <w:abstractNumId w:val="9"/>
  </w:num>
  <w:num w:numId="13">
    <w:abstractNumId w:val="17"/>
  </w:num>
  <w:num w:numId="14">
    <w:abstractNumId w:val="11"/>
  </w:num>
  <w:num w:numId="15">
    <w:abstractNumId w:val="22"/>
  </w:num>
  <w:num w:numId="16">
    <w:abstractNumId w:val="12"/>
  </w:num>
  <w:num w:numId="17">
    <w:abstractNumId w:val="23"/>
  </w:num>
  <w:num w:numId="18">
    <w:abstractNumId w:val="25"/>
  </w:num>
  <w:num w:numId="19">
    <w:abstractNumId w:val="15"/>
  </w:num>
  <w:num w:numId="20">
    <w:abstractNumId w:val="20"/>
  </w:num>
  <w:num w:numId="21">
    <w:abstractNumId w:val="27"/>
  </w:num>
  <w:num w:numId="22">
    <w:abstractNumId w:val="21"/>
  </w:num>
  <w:num w:numId="23">
    <w:abstractNumId w:val="16"/>
  </w:num>
  <w:num w:numId="24">
    <w:abstractNumId w:val="0"/>
  </w:num>
  <w:num w:numId="25">
    <w:abstractNumId w:val="26"/>
  </w:num>
  <w:num w:numId="26">
    <w:abstractNumId w:val="14"/>
  </w:num>
  <w:num w:numId="27">
    <w:abstractNumId w:val="1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827"/>
    <w:link w:val="8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27"/>
    <w:link w:val="8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27"/>
    <w:link w:val="8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27"/>
    <w:link w:val="82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27"/>
    <w:link w:val="8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27"/>
    <w:link w:val="82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27"/>
    <w:link w:val="82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27"/>
    <w:link w:val="82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27"/>
    <w:link w:val="8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27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17"/>
    <w:next w:val="81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2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17"/>
    <w:next w:val="81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2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2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17"/>
    <w:next w:val="81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2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2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1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2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2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2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2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2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27"/>
    <w:link w:val="847"/>
    <w:uiPriority w:val="99"/>
    <w:pPr>
      <w:pBdr/>
      <w:spacing/>
      <w:ind/>
    </w:pPr>
  </w:style>
  <w:style w:type="character" w:styleId="179">
    <w:name w:val="Footer Char"/>
    <w:basedOn w:val="827"/>
    <w:link w:val="846"/>
    <w:uiPriority w:val="99"/>
    <w:pPr>
      <w:pBdr/>
      <w:spacing/>
      <w:ind/>
    </w:pPr>
  </w:style>
  <w:style w:type="character" w:styleId="182">
    <w:name w:val="Footnote Text Char"/>
    <w:basedOn w:val="827"/>
    <w:link w:val="851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827"/>
    <w:link w:val="844"/>
    <w:uiPriority w:val="99"/>
    <w:semiHidden/>
    <w:pPr>
      <w:pBdr/>
      <w:spacing/>
      <w:ind/>
    </w:pPr>
    <w:rPr>
      <w:sz w:val="20"/>
      <w:szCs w:val="20"/>
    </w:rPr>
  </w:style>
  <w:style w:type="character" w:styleId="188">
    <w:name w:val="FollowedHyperlink"/>
    <w:basedOn w:val="82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98">
    <w:name w:val="Placeholder Text"/>
    <w:basedOn w:val="82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817"/>
    <w:next w:val="817"/>
    <w:uiPriority w:val="99"/>
    <w:unhideWhenUsed/>
    <w:pPr>
      <w:pBdr/>
      <w:spacing w:after="0" w:afterAutospacing="0"/>
      <w:ind/>
    </w:pPr>
  </w:style>
  <w:style w:type="paragraph" w:styleId="817" w:default="1">
    <w:name w:val="Normal"/>
    <w:uiPriority w:val="0"/>
    <w:qFormat/>
    <w:pPr>
      <w:widowControl w:val="false"/>
      <w:pBdr/>
      <w:spacing w:line="300" w:lineRule="auto"/>
      <w:ind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818">
    <w:name w:val="Heading 1"/>
    <w:basedOn w:val="817"/>
    <w:next w:val="817"/>
    <w:link w:val="897"/>
    <w:uiPriority w:val="0"/>
    <w:qFormat/>
    <w:pPr>
      <w:keepNext w:val="true"/>
      <w:keepLines w:val="true"/>
      <w:pBdr/>
      <w:spacing w:after="330" w:before="340" w:line="578" w:lineRule="auto"/>
      <w:ind/>
      <w:outlineLvl w:val="0"/>
    </w:pPr>
    <w:rPr>
      <w:b/>
      <w:bCs/>
      <w:sz w:val="44"/>
      <w:szCs w:val="44"/>
    </w:rPr>
  </w:style>
  <w:style w:type="paragraph" w:styleId="819">
    <w:name w:val="Heading 2"/>
    <w:basedOn w:val="817"/>
    <w:next w:val="817"/>
    <w:link w:val="898"/>
    <w:uiPriority w:val="0"/>
    <w:pPr>
      <w:keepNext w:val="true"/>
      <w:keepLines w:val="true"/>
      <w:pBdr/>
      <w:spacing w:after="260" w:before="260" w:line="416" w:lineRule="auto"/>
      <w:ind/>
      <w:outlineLvl w:val="1"/>
    </w:pPr>
    <w:rPr>
      <w:rFonts w:ascii="Arial" w:hAnsi="Arial" w:eastAsia="黑体"/>
      <w:b/>
      <w:bCs/>
      <w:sz w:val="32"/>
      <w:szCs w:val="32"/>
    </w:rPr>
  </w:style>
  <w:style w:type="paragraph" w:styleId="820">
    <w:name w:val="Heading 3"/>
    <w:basedOn w:val="817"/>
    <w:next w:val="817"/>
    <w:link w:val="899"/>
    <w:uiPriority w:val="0"/>
    <w:pPr>
      <w:keepNext w:val="true"/>
      <w:keepLines w:val="true"/>
      <w:pBdr/>
      <w:spacing w:after="260" w:before="260" w:line="416" w:lineRule="auto"/>
      <w:ind/>
      <w:outlineLvl w:val="2"/>
    </w:pPr>
    <w:rPr>
      <w:b/>
      <w:bCs/>
      <w:sz w:val="32"/>
      <w:szCs w:val="32"/>
    </w:rPr>
  </w:style>
  <w:style w:type="paragraph" w:styleId="821">
    <w:name w:val="Heading 4"/>
    <w:basedOn w:val="817"/>
    <w:next w:val="817"/>
    <w:link w:val="900"/>
    <w:uiPriority w:val="0"/>
    <w:pPr>
      <w:keepNext w:val="true"/>
      <w:keepLines w:val="true"/>
      <w:pBdr/>
      <w:tabs>
        <w:tab w:val="left" w:leader="none" w:pos="360"/>
      </w:tabs>
      <w:spacing/>
      <w:ind/>
      <w:outlineLvl w:val="3"/>
    </w:pPr>
    <w:rPr>
      <w:rFonts w:ascii="Arial" w:hAnsi="Arial"/>
      <w:bCs/>
      <w:szCs w:val="28"/>
    </w:rPr>
  </w:style>
  <w:style w:type="paragraph" w:styleId="822">
    <w:name w:val="Heading 5"/>
    <w:basedOn w:val="817"/>
    <w:next w:val="817"/>
    <w:link w:val="901"/>
    <w:uiPriority w:val="0"/>
    <w:pPr>
      <w:keepNext w:val="true"/>
      <w:keepLines w:val="true"/>
      <w:pBdr/>
      <w:tabs>
        <w:tab w:val="left" w:leader="none" w:pos="360"/>
      </w:tabs>
      <w:spacing/>
      <w:ind/>
      <w:outlineLvl w:val="4"/>
    </w:pPr>
    <w:rPr>
      <w:bCs/>
      <w:szCs w:val="28"/>
    </w:rPr>
  </w:style>
  <w:style w:type="paragraph" w:styleId="823">
    <w:name w:val="Heading 6"/>
    <w:basedOn w:val="817"/>
    <w:next w:val="817"/>
    <w:link w:val="902"/>
    <w:uiPriority w:val="0"/>
    <w:pPr>
      <w:keepNext w:val="true"/>
      <w:keepLines w:val="true"/>
      <w:pBdr/>
      <w:tabs>
        <w:tab w:val="left" w:leader="none" w:pos="360"/>
      </w:tabs>
      <w:spacing w:after="64" w:before="240" w:line="320" w:lineRule="auto"/>
      <w:ind/>
      <w:outlineLvl w:val="5"/>
    </w:pPr>
    <w:rPr>
      <w:rFonts w:ascii="Arial" w:hAnsi="Arial" w:eastAsia="黑体"/>
      <w:b/>
      <w:bCs/>
    </w:rPr>
  </w:style>
  <w:style w:type="paragraph" w:styleId="824">
    <w:name w:val="Heading 7"/>
    <w:basedOn w:val="817"/>
    <w:next w:val="817"/>
    <w:link w:val="903"/>
    <w:uiPriority w:val="0"/>
    <w:pPr>
      <w:keepNext w:val="true"/>
      <w:keepLines w:val="true"/>
      <w:pBdr/>
      <w:tabs>
        <w:tab w:val="left" w:leader="none" w:pos="360"/>
      </w:tabs>
      <w:spacing w:after="64" w:before="240" w:line="320" w:lineRule="auto"/>
      <w:ind/>
      <w:outlineLvl w:val="6"/>
    </w:pPr>
    <w:rPr>
      <w:b/>
      <w:bCs/>
    </w:rPr>
  </w:style>
  <w:style w:type="paragraph" w:styleId="825">
    <w:name w:val="Heading 8"/>
    <w:basedOn w:val="817"/>
    <w:next w:val="817"/>
    <w:link w:val="904"/>
    <w:uiPriority w:val="0"/>
    <w:pPr>
      <w:keepNext w:val="true"/>
      <w:keepLines w:val="true"/>
      <w:pBdr/>
      <w:tabs>
        <w:tab w:val="left" w:leader="none" w:pos="360"/>
      </w:tabs>
      <w:spacing w:after="64" w:before="240" w:line="320" w:lineRule="auto"/>
      <w:ind/>
      <w:outlineLvl w:val="7"/>
    </w:pPr>
    <w:rPr>
      <w:rFonts w:ascii="Arial" w:hAnsi="Arial" w:eastAsia="黑体"/>
    </w:rPr>
  </w:style>
  <w:style w:type="paragraph" w:styleId="826">
    <w:name w:val="Heading 9"/>
    <w:basedOn w:val="817"/>
    <w:next w:val="817"/>
    <w:link w:val="905"/>
    <w:uiPriority w:val="0"/>
    <w:qFormat/>
    <w:pPr>
      <w:keepNext w:val="true"/>
      <w:keepLines w:val="true"/>
      <w:pBdr/>
      <w:tabs>
        <w:tab w:val="left" w:leader="none" w:pos="360"/>
      </w:tabs>
      <w:spacing w:after="64" w:before="240" w:line="320" w:lineRule="auto"/>
      <w:ind/>
      <w:outlineLvl w:val="8"/>
    </w:pPr>
    <w:rPr>
      <w:rFonts w:ascii="Arial" w:hAnsi="Arial" w:eastAsia="黑体"/>
      <w:szCs w:val="21"/>
    </w:rPr>
  </w:style>
  <w:style w:type="character" w:styleId="827" w:default="1">
    <w:name w:val="Default Paragraph Font"/>
    <w:uiPriority w:val="1"/>
    <w:semiHidden/>
    <w:unhideWhenUsed/>
    <w:pPr>
      <w:pBdr/>
      <w:spacing/>
      <w:ind/>
    </w:pPr>
  </w:style>
  <w:style w:type="table" w:styleId="828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List 3"/>
    <w:basedOn w:val="817"/>
    <w:uiPriority w:val="0"/>
    <w:semiHidden/>
    <w:qFormat/>
    <w:pPr>
      <w:pBdr/>
      <w:spacing/>
      <w:ind w:hanging="200" w:left="100"/>
    </w:pPr>
  </w:style>
  <w:style w:type="paragraph" w:styleId="830">
    <w:name w:val="toc 7"/>
    <w:basedOn w:val="817"/>
    <w:next w:val="817"/>
    <w:uiPriority w:val="0"/>
    <w:semiHidden/>
    <w:qFormat/>
    <w:pPr>
      <w:pBdr/>
      <w:spacing/>
      <w:ind w:left="1440"/>
      <w:jc w:val="left"/>
    </w:pPr>
    <w:rPr>
      <w:sz w:val="18"/>
      <w:szCs w:val="18"/>
    </w:rPr>
  </w:style>
  <w:style w:type="paragraph" w:styleId="831">
    <w:name w:val="List Number 2"/>
    <w:basedOn w:val="817"/>
    <w:uiPriority w:val="0"/>
    <w:semiHidden/>
    <w:qFormat/>
    <w:pPr>
      <w:numPr>
        <w:ilvl w:val="0"/>
        <w:numId w:val="1"/>
      </w:numPr>
      <w:pBdr/>
      <w:spacing/>
      <w:ind/>
    </w:pPr>
  </w:style>
  <w:style w:type="paragraph" w:styleId="832">
    <w:name w:val="Note Heading"/>
    <w:basedOn w:val="817"/>
    <w:next w:val="817"/>
    <w:link w:val="952"/>
    <w:uiPriority w:val="0"/>
    <w:semiHidden/>
    <w:pPr>
      <w:pBdr/>
      <w:spacing/>
      <w:ind/>
      <w:jc w:val="center"/>
    </w:pPr>
  </w:style>
  <w:style w:type="paragraph" w:styleId="833">
    <w:name w:val="List Number"/>
    <w:basedOn w:val="817"/>
    <w:uiPriority w:val="0"/>
    <w:semiHidden/>
    <w:qFormat/>
    <w:pPr>
      <w:numPr>
        <w:ilvl w:val="0"/>
        <w:numId w:val="2"/>
      </w:numPr>
      <w:pBdr/>
      <w:spacing/>
      <w:ind/>
    </w:pPr>
  </w:style>
  <w:style w:type="paragraph" w:styleId="834">
    <w:name w:val="Normal Indent"/>
    <w:basedOn w:val="817"/>
    <w:link w:val="946"/>
    <w:uiPriority w:val="0"/>
    <w:pPr>
      <w:pBdr/>
      <w:spacing/>
      <w:ind w:firstLine="200"/>
    </w:pPr>
  </w:style>
  <w:style w:type="paragraph" w:styleId="835">
    <w:name w:val="Caption"/>
    <w:basedOn w:val="817"/>
    <w:next w:val="817"/>
    <w:link w:val="937"/>
    <w:uiPriority w:val="35"/>
    <w:qFormat/>
    <w:pPr>
      <w:pBdr/>
      <w:spacing/>
      <w:ind/>
    </w:pPr>
    <w:rPr>
      <w:rFonts w:ascii="Arial" w:hAnsi="Arial" w:eastAsia="黑体" w:cs="Arial"/>
      <w:sz w:val="20"/>
      <w:szCs w:val="20"/>
    </w:rPr>
  </w:style>
  <w:style w:type="paragraph" w:styleId="836">
    <w:name w:val="annotation text"/>
    <w:basedOn w:val="817"/>
    <w:link w:val="932"/>
    <w:uiPriority w:val="0"/>
    <w:qFormat/>
    <w:pPr>
      <w:pBdr/>
      <w:spacing/>
      <w:ind/>
      <w:jc w:val="left"/>
    </w:pPr>
  </w:style>
  <w:style w:type="paragraph" w:styleId="837">
    <w:name w:val="Body Text"/>
    <w:basedOn w:val="817"/>
    <w:link w:val="944"/>
    <w:uiPriority w:val="0"/>
    <w:semiHidden/>
    <w:qFormat/>
    <w:pPr>
      <w:pBdr/>
      <w:spacing w:after="120"/>
      <w:ind/>
    </w:pPr>
  </w:style>
  <w:style w:type="paragraph" w:styleId="838">
    <w:name w:val="List Number 3"/>
    <w:basedOn w:val="817"/>
    <w:uiPriority w:val="0"/>
    <w:semiHidden/>
    <w:qFormat/>
    <w:pPr>
      <w:numPr>
        <w:ilvl w:val="0"/>
        <w:numId w:val="3"/>
      </w:numPr>
      <w:pBdr/>
      <w:tabs>
        <w:tab w:val="left" w:leader="none" w:pos="360"/>
        <w:tab w:val="clear" w:leader="none" w:pos="1200"/>
      </w:tabs>
      <w:spacing/>
      <w:ind w:firstLine="0" w:left="0"/>
    </w:pPr>
  </w:style>
  <w:style w:type="paragraph" w:styleId="839">
    <w:name w:val="List 2"/>
    <w:basedOn w:val="817"/>
    <w:uiPriority w:val="0"/>
    <w:semiHidden/>
    <w:qFormat/>
    <w:pPr>
      <w:pBdr/>
      <w:spacing/>
      <w:ind w:hanging="200" w:left="100"/>
    </w:pPr>
  </w:style>
  <w:style w:type="paragraph" w:styleId="840">
    <w:name w:val="toc 5"/>
    <w:basedOn w:val="817"/>
    <w:next w:val="817"/>
    <w:uiPriority w:val="0"/>
    <w:semiHidden/>
    <w:pPr>
      <w:pBdr/>
      <w:spacing/>
      <w:ind w:left="960"/>
      <w:jc w:val="left"/>
    </w:pPr>
    <w:rPr>
      <w:sz w:val="18"/>
      <w:szCs w:val="18"/>
    </w:rPr>
  </w:style>
  <w:style w:type="paragraph" w:styleId="841">
    <w:name w:val="toc 3"/>
    <w:basedOn w:val="817"/>
    <w:next w:val="817"/>
    <w:uiPriority w:val="39"/>
    <w:qFormat/>
    <w:pPr>
      <w:pBdr/>
      <w:tabs>
        <w:tab w:val="right" w:leader="dot" w:pos="10457"/>
      </w:tabs>
      <w:spacing/>
      <w:ind w:left="480"/>
      <w:jc w:val="left"/>
    </w:pPr>
    <w:rPr>
      <w:iCs/>
      <w:sz w:val="20"/>
      <w:szCs w:val="20"/>
    </w:rPr>
  </w:style>
  <w:style w:type="paragraph" w:styleId="842">
    <w:name w:val="List Number 4"/>
    <w:basedOn w:val="817"/>
    <w:uiPriority w:val="0"/>
    <w:semiHidden/>
    <w:qFormat/>
    <w:pPr>
      <w:numPr>
        <w:ilvl w:val="0"/>
        <w:numId w:val="4"/>
      </w:numPr>
      <w:pBdr/>
      <w:spacing/>
      <w:ind/>
    </w:pPr>
  </w:style>
  <w:style w:type="paragraph" w:styleId="843">
    <w:name w:val="toc 8"/>
    <w:basedOn w:val="817"/>
    <w:next w:val="817"/>
    <w:uiPriority w:val="0"/>
    <w:semiHidden/>
    <w:qFormat/>
    <w:pPr>
      <w:pBdr/>
      <w:spacing/>
      <w:ind w:left="1680"/>
      <w:jc w:val="left"/>
    </w:pPr>
    <w:rPr>
      <w:sz w:val="18"/>
      <w:szCs w:val="18"/>
    </w:rPr>
  </w:style>
  <w:style w:type="paragraph" w:styleId="844">
    <w:name w:val="endnote text"/>
    <w:basedOn w:val="817"/>
    <w:link w:val="938"/>
    <w:uiPriority w:val="0"/>
    <w:semiHidden/>
    <w:qFormat/>
    <w:pPr>
      <w:pBdr/>
      <w:spacing/>
      <w:ind/>
      <w:jc w:val="left"/>
    </w:pPr>
  </w:style>
  <w:style w:type="paragraph" w:styleId="845">
    <w:name w:val="Balloon Text"/>
    <w:basedOn w:val="817"/>
    <w:link w:val="931"/>
    <w:uiPriority w:val="0"/>
    <w:qFormat/>
    <w:pPr>
      <w:pBdr/>
      <w:spacing w:line="240" w:lineRule="auto"/>
      <w:ind/>
    </w:pPr>
    <w:rPr>
      <w:sz w:val="18"/>
      <w:szCs w:val="18"/>
    </w:rPr>
  </w:style>
  <w:style w:type="paragraph" w:styleId="846">
    <w:name w:val="Footer"/>
    <w:basedOn w:val="817"/>
    <w:link w:val="880"/>
    <w:uiPriority w:val="99"/>
    <w:qFormat/>
    <w:pPr>
      <w:pBdr/>
      <w:tabs>
        <w:tab w:val="center" w:leader="none" w:pos="4153"/>
        <w:tab w:val="right" w:leader="none" w:pos="8306"/>
      </w:tabs>
      <w:spacing w:line="240" w:lineRule="auto"/>
      <w:ind/>
      <w:jc w:val="left"/>
    </w:pPr>
    <w:rPr>
      <w:sz w:val="18"/>
      <w:szCs w:val="20"/>
    </w:rPr>
  </w:style>
  <w:style w:type="paragraph" w:styleId="847">
    <w:name w:val="Header"/>
    <w:basedOn w:val="817"/>
    <w:link w:val="879"/>
    <w:uiPriority w:val="0"/>
    <w:pPr>
      <w:pBdr/>
      <w:tabs>
        <w:tab w:val="center" w:leader="none" w:pos="4153"/>
        <w:tab w:val="right" w:leader="none" w:pos="8306"/>
      </w:tabs>
      <w:spacing w:line="240" w:lineRule="auto"/>
      <w:ind/>
      <w:jc w:val="center"/>
    </w:pPr>
    <w:rPr>
      <w:sz w:val="18"/>
      <w:szCs w:val="20"/>
    </w:rPr>
  </w:style>
  <w:style w:type="paragraph" w:styleId="848">
    <w:name w:val="toc 1"/>
    <w:basedOn w:val="817"/>
    <w:next w:val="817"/>
    <w:uiPriority w:val="39"/>
    <w:qFormat/>
    <w:pPr>
      <w:pBdr/>
      <w:spacing w:after="120" w:before="120"/>
      <w:ind/>
      <w:jc w:val="left"/>
    </w:pPr>
    <w:rPr>
      <w:b/>
      <w:bCs/>
      <w:caps/>
      <w:sz w:val="20"/>
      <w:szCs w:val="20"/>
    </w:rPr>
  </w:style>
  <w:style w:type="paragraph" w:styleId="849">
    <w:name w:val="toc 4"/>
    <w:basedOn w:val="817"/>
    <w:next w:val="817"/>
    <w:uiPriority w:val="0"/>
    <w:semiHidden/>
    <w:qFormat/>
    <w:pPr>
      <w:pBdr/>
      <w:spacing/>
      <w:ind w:left="720"/>
      <w:jc w:val="left"/>
    </w:pPr>
    <w:rPr>
      <w:sz w:val="18"/>
      <w:szCs w:val="18"/>
    </w:rPr>
  </w:style>
  <w:style w:type="paragraph" w:styleId="850">
    <w:name w:val="List"/>
    <w:basedOn w:val="817"/>
    <w:uiPriority w:val="0"/>
    <w:semiHidden/>
    <w:qFormat/>
    <w:pPr>
      <w:pBdr/>
      <w:spacing/>
      <w:ind w:hanging="200" w:left="200"/>
    </w:pPr>
  </w:style>
  <w:style w:type="paragraph" w:styleId="851">
    <w:name w:val="footnote text"/>
    <w:basedOn w:val="817"/>
    <w:link w:val="929"/>
    <w:uiPriority w:val="0"/>
    <w:semiHidden/>
    <w:qFormat/>
    <w:pPr>
      <w:pBdr/>
      <w:spacing/>
      <w:ind/>
      <w:jc w:val="left"/>
    </w:pPr>
    <w:rPr>
      <w:sz w:val="18"/>
      <w:szCs w:val="18"/>
    </w:rPr>
  </w:style>
  <w:style w:type="paragraph" w:styleId="852">
    <w:name w:val="toc 6"/>
    <w:basedOn w:val="817"/>
    <w:next w:val="817"/>
    <w:uiPriority w:val="0"/>
    <w:semiHidden/>
    <w:qFormat/>
    <w:pPr>
      <w:pBdr/>
      <w:spacing/>
      <w:ind w:left="1200"/>
      <w:jc w:val="left"/>
    </w:pPr>
    <w:rPr>
      <w:sz w:val="18"/>
      <w:szCs w:val="18"/>
    </w:rPr>
  </w:style>
  <w:style w:type="paragraph" w:styleId="853">
    <w:name w:val="toc 2"/>
    <w:basedOn w:val="817"/>
    <w:next w:val="817"/>
    <w:uiPriority w:val="39"/>
    <w:qFormat/>
    <w:pPr>
      <w:pBdr/>
      <w:spacing/>
      <w:ind w:left="240"/>
      <w:jc w:val="left"/>
    </w:pPr>
    <w:rPr>
      <w:smallCaps/>
      <w:sz w:val="20"/>
      <w:szCs w:val="20"/>
    </w:rPr>
  </w:style>
  <w:style w:type="paragraph" w:styleId="854">
    <w:name w:val="toc 9"/>
    <w:basedOn w:val="817"/>
    <w:next w:val="817"/>
    <w:uiPriority w:val="0"/>
    <w:semiHidden/>
    <w:pPr>
      <w:pBdr/>
      <w:spacing/>
      <w:ind w:left="1920"/>
      <w:jc w:val="left"/>
    </w:pPr>
    <w:rPr>
      <w:sz w:val="18"/>
      <w:szCs w:val="18"/>
    </w:rPr>
  </w:style>
  <w:style w:type="paragraph" w:styleId="855">
    <w:name w:val="List 4"/>
    <w:basedOn w:val="817"/>
    <w:uiPriority w:val="0"/>
    <w:semiHidden/>
    <w:qFormat/>
    <w:pPr>
      <w:pBdr/>
      <w:spacing/>
      <w:ind w:hanging="200" w:left="100"/>
    </w:pPr>
  </w:style>
  <w:style w:type="paragraph" w:styleId="856">
    <w:name w:val="Title"/>
    <w:basedOn w:val="817"/>
    <w:link w:val="896"/>
    <w:uiPriority w:val="0"/>
    <w:qFormat/>
    <w:pPr>
      <w:pBdr/>
      <w:spacing w:after="60" w:before="240"/>
      <w:ind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857">
    <w:name w:val="annotation subject"/>
    <w:basedOn w:val="836"/>
    <w:next w:val="836"/>
    <w:link w:val="933"/>
    <w:uiPriority w:val="0"/>
    <w:qFormat/>
    <w:pPr>
      <w:pBdr/>
      <w:spacing/>
      <w:ind/>
    </w:pPr>
    <w:rPr>
      <w:b/>
      <w:bCs/>
    </w:rPr>
  </w:style>
  <w:style w:type="paragraph" w:styleId="858">
    <w:name w:val="Body Text First Indent"/>
    <w:basedOn w:val="837"/>
    <w:link w:val="945"/>
    <w:uiPriority w:val="0"/>
    <w:semiHidden/>
    <w:pPr>
      <w:pBdr/>
      <w:spacing w:line="240" w:lineRule="auto"/>
      <w:ind w:firstLine="100"/>
    </w:pPr>
  </w:style>
  <w:style w:type="table" w:styleId="859">
    <w:name w:val="Table Grid"/>
    <w:basedOn w:val="828"/>
    <w:uiPriority w:val="39"/>
    <w:qFormat/>
    <w:pPr>
      <w:widowControl w:val="false"/>
      <w:pBdr/>
      <w:spacing/>
      <w:ind/>
      <w:jc w:val="both"/>
    </w:pPr>
    <w:rPr>
      <w:rFonts w:ascii="Times New Roman" w:hAnsi="Times New Roman" w:eastAsia="宋体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Table Theme"/>
    <w:basedOn w:val="828"/>
    <w:uiPriority w:val="0"/>
    <w:semiHidden/>
    <w:qFormat/>
    <w:pPr>
      <w:widowControl w:val="false"/>
      <w:pBdr/>
      <w:spacing w:line="300" w:lineRule="auto"/>
      <w:ind/>
      <w:jc w:val="both"/>
    </w:pPr>
    <w:rPr>
      <w:rFonts w:ascii="Times New Roman" w:hAnsi="Times New Roman" w:eastAsia="宋体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1">
    <w:name w:val="endnote reference"/>
    <w:uiPriority w:val="0"/>
    <w:semiHidden/>
    <w:qFormat/>
    <w:pPr>
      <w:pBdr/>
      <w:spacing/>
      <w:ind/>
    </w:pPr>
    <w:rPr>
      <w:vertAlign w:val="superscript"/>
    </w:rPr>
  </w:style>
  <w:style w:type="character" w:styleId="862">
    <w:name w:val="page number"/>
    <w:basedOn w:val="827"/>
    <w:uiPriority w:val="0"/>
    <w:semiHidden/>
    <w:qFormat/>
    <w:pPr>
      <w:pBdr/>
      <w:spacing/>
      <w:ind/>
    </w:pPr>
  </w:style>
  <w:style w:type="character" w:styleId="863">
    <w:name w:val="Hyperlink"/>
    <w:basedOn w:val="827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864">
    <w:name w:val="annotation reference"/>
    <w:uiPriority w:val="0"/>
    <w:qFormat/>
    <w:pPr>
      <w:pBdr/>
      <w:spacing/>
      <w:ind/>
    </w:pPr>
    <w:rPr>
      <w:sz w:val="21"/>
      <w:szCs w:val="21"/>
    </w:rPr>
  </w:style>
  <w:style w:type="character" w:styleId="865">
    <w:name w:val="footnote reference"/>
    <w:uiPriority w:val="0"/>
    <w:semiHidden/>
    <w:qFormat/>
    <w:pPr>
      <w:pBdr/>
      <w:spacing/>
      <w:ind/>
    </w:pPr>
    <w:rPr>
      <w:vertAlign w:val="superscript"/>
    </w:rPr>
  </w:style>
  <w:style w:type="paragraph" w:styleId="866" w:customStyle="1">
    <w:name w:val="01-标题2"/>
    <w:basedOn w:val="867"/>
    <w:uiPriority w:val="0"/>
    <w:qFormat/>
    <w:pPr>
      <w:numPr>
        <w:ilvl w:val="0"/>
        <w:numId w:val="5"/>
      </w:numPr>
      <w:pBdr/>
      <w:spacing/>
      <w:ind/>
    </w:pPr>
  </w:style>
  <w:style w:type="paragraph" w:styleId="867" w:customStyle="1">
    <w:name w:val="标题＿2"/>
    <w:basedOn w:val="868"/>
    <w:uiPriority w:val="0"/>
    <w:pPr>
      <w:pBdr/>
      <w:spacing w:before="0"/>
      <w:ind w:hanging="425" w:left="425"/>
      <w:jc w:val="left"/>
      <w:outlineLvl w:val="1"/>
    </w:pPr>
  </w:style>
  <w:style w:type="paragraph" w:styleId="868" w:customStyle="1">
    <w:name w:val="标题_1"/>
    <w:basedOn w:val="817"/>
    <w:uiPriority w:val="0"/>
    <w:qFormat/>
    <w:pPr>
      <w:pBdr/>
      <w:spacing w:before="50" w:line="360" w:lineRule="auto"/>
      <w:ind w:hanging="425" w:left="425"/>
      <w:outlineLvl w:val="0"/>
    </w:pPr>
    <w:rPr>
      <w:rFonts w:ascii="黑体" w:eastAsia="黑体"/>
    </w:rPr>
  </w:style>
  <w:style w:type="paragraph" w:styleId="869" w:customStyle="1">
    <w:name w:val="01-标题1"/>
    <w:basedOn w:val="817"/>
    <w:link w:val="965"/>
    <w:uiPriority w:val="0"/>
    <w:qFormat/>
    <w:pPr>
      <w:numPr>
        <w:ilvl w:val="0"/>
        <w:numId w:val="5"/>
      </w:numPr>
      <w:pBdr/>
      <w:spacing w:before="163" w:line="360" w:lineRule="auto"/>
      <w:ind/>
      <w:outlineLvl w:val="0"/>
    </w:pPr>
    <w:rPr>
      <w:rFonts w:eastAsia="黑体"/>
    </w:rPr>
  </w:style>
  <w:style w:type="paragraph" w:styleId="870" w:customStyle="1">
    <w:name w:val="01-标题3"/>
    <w:basedOn w:val="871"/>
    <w:uiPriority w:val="0"/>
    <w:qFormat/>
    <w:pPr>
      <w:numPr>
        <w:ilvl w:val="0"/>
        <w:numId w:val="5"/>
      </w:numPr>
      <w:pBdr/>
      <w:spacing/>
      <w:ind/>
    </w:pPr>
  </w:style>
  <w:style w:type="paragraph" w:styleId="871" w:customStyle="1">
    <w:name w:val="标题_3"/>
    <w:basedOn w:val="867"/>
    <w:uiPriority w:val="0"/>
    <w:pPr>
      <w:pBdr/>
      <w:spacing/>
      <w:ind w:hanging="425" w:left="425"/>
      <w:outlineLvl w:val="2"/>
    </w:pPr>
    <w:rPr>
      <w:rFonts w:ascii="宋体" w:hAnsi="宋体"/>
    </w:rPr>
  </w:style>
  <w:style w:type="paragraph" w:styleId="872" w:customStyle="1">
    <w:name w:val="01-标题4"/>
    <w:basedOn w:val="873"/>
    <w:link w:val="963"/>
    <w:uiPriority w:val="0"/>
    <w:qFormat/>
    <w:pPr>
      <w:numPr>
        <w:ilvl w:val="3"/>
        <w:numId w:val="5"/>
      </w:numPr>
      <w:pBdr/>
      <w:spacing/>
      <w:ind/>
    </w:pPr>
    <w:rPr>
      <w:rFonts w:ascii="Times New Roman" w:hAnsi="Times New Roman" w:eastAsia="黑体"/>
    </w:rPr>
  </w:style>
  <w:style w:type="paragraph" w:styleId="873" w:customStyle="1">
    <w:name w:val="标题--4"/>
    <w:basedOn w:val="817"/>
    <w:uiPriority w:val="0"/>
    <w:qFormat/>
    <w:pPr>
      <w:pBdr/>
      <w:spacing w:line="360" w:lineRule="auto"/>
      <w:ind/>
      <w:jc w:val="left"/>
      <w:outlineLvl w:val="3"/>
    </w:pPr>
    <w:rPr>
      <w:rFonts w:ascii="宋体" w:hAnsi="宋体"/>
    </w:rPr>
  </w:style>
  <w:style w:type="paragraph" w:styleId="874" w:customStyle="1">
    <w:name w:val="01-标题5"/>
    <w:basedOn w:val="822"/>
    <w:link w:val="966"/>
    <w:uiPriority w:val="0"/>
    <w:qFormat/>
    <w:pPr>
      <w:numPr>
        <w:ilvl w:val="4"/>
        <w:numId w:val="5"/>
      </w:numPr>
      <w:pBdr/>
      <w:spacing/>
      <w:ind/>
    </w:pPr>
    <w:rPr>
      <w:rFonts w:ascii="黑体" w:hAnsi="黑体" w:eastAsia="黑体"/>
    </w:rPr>
  </w:style>
  <w:style w:type="paragraph" w:styleId="875" w:customStyle="1">
    <w:name w:val="01-编号数字"/>
    <w:basedOn w:val="876"/>
    <w:link w:val="970"/>
    <w:uiPriority w:val="0"/>
    <w:qFormat/>
    <w:pPr>
      <w:pBdr/>
      <w:spacing/>
      <w:ind w:firstLine="0"/>
    </w:pPr>
    <w:rPr>
      <w:rFonts w:eastAsiaTheme="majorEastAsia"/>
    </w:rPr>
  </w:style>
  <w:style w:type="paragraph" w:styleId="876" w:customStyle="1">
    <w:name w:val="01-正文首行"/>
    <w:basedOn w:val="817"/>
    <w:link w:val="958"/>
    <w:uiPriority w:val="0"/>
    <w:qFormat/>
    <w:pPr>
      <w:pBdr/>
      <w:spacing/>
      <w:ind w:firstLine="200"/>
    </w:pPr>
    <w:rPr>
      <w:rFonts w:cs="宋体"/>
      <w:szCs w:val="20"/>
    </w:rPr>
  </w:style>
  <w:style w:type="paragraph" w:styleId="877" w:customStyle="1">
    <w:name w:val="01-编号字母"/>
    <w:basedOn w:val="817"/>
    <w:link w:val="971"/>
    <w:uiPriority w:val="0"/>
    <w:qFormat/>
    <w:pPr>
      <w:pBdr/>
      <w:spacing/>
      <w:ind w:hanging="240" w:left="720"/>
    </w:pPr>
  </w:style>
  <w:style w:type="paragraph" w:styleId="878">
    <w:name w:val="List Paragraph"/>
    <w:basedOn w:val="817"/>
    <w:link w:val="930"/>
    <w:uiPriority w:val="34"/>
    <w:qFormat/>
    <w:pPr>
      <w:pBdr/>
      <w:spacing/>
      <w:ind w:firstLine="420"/>
    </w:pPr>
    <w:rPr>
      <w:sz w:val="21"/>
    </w:rPr>
  </w:style>
  <w:style w:type="character" w:styleId="879" w:customStyle="1">
    <w:name w:val="页眉 Char"/>
    <w:basedOn w:val="827"/>
    <w:link w:val="847"/>
    <w:uiPriority w:val="0"/>
    <w:qFormat/>
    <w:pPr>
      <w:pBdr/>
      <w:spacing/>
      <w:ind/>
    </w:pPr>
    <w:rPr>
      <w:rFonts w:ascii="Times New Roman" w:hAnsi="Times New Roman" w:eastAsia="宋体" w:cs="Times New Roman"/>
      <w:sz w:val="18"/>
      <w:szCs w:val="20"/>
    </w:rPr>
  </w:style>
  <w:style w:type="character" w:styleId="880" w:customStyle="1">
    <w:name w:val="页脚 Char"/>
    <w:basedOn w:val="827"/>
    <w:link w:val="846"/>
    <w:uiPriority w:val="99"/>
    <w:qFormat/>
    <w:pPr>
      <w:pBdr/>
      <w:spacing/>
      <w:ind/>
    </w:pPr>
    <w:rPr>
      <w:rFonts w:ascii="Times New Roman" w:hAnsi="Times New Roman" w:eastAsia="宋体" w:cs="Times New Roman"/>
      <w:sz w:val="18"/>
      <w:szCs w:val="20"/>
    </w:rPr>
  </w:style>
  <w:style w:type="paragraph" w:styleId="881" w:customStyle="1">
    <w:name w:val="[ 前言]"/>
    <w:basedOn w:val="817"/>
    <w:uiPriority w:val="0"/>
    <w:qFormat/>
    <w:pPr>
      <w:widowControl w:val="true"/>
      <w:numPr>
        <w:ilvl w:val="0"/>
        <w:numId w:val="6"/>
      </w:numPr>
      <w:pBdr/>
      <w:shd w:val="clear" w:color="ffffff" w:fill="ffffff"/>
      <w:spacing w:line="360" w:lineRule="auto"/>
      <w:ind/>
      <w:jc w:val="left"/>
      <w:outlineLvl w:val="0"/>
    </w:pPr>
    <w:rPr>
      <w:rFonts w:ascii="黑体" w:eastAsia="黑体"/>
    </w:rPr>
  </w:style>
  <w:style w:type="paragraph" w:styleId="882" w:customStyle="1">
    <w:name w:val="[ 引言]"/>
    <w:basedOn w:val="817"/>
    <w:uiPriority w:val="0"/>
    <w:qFormat/>
    <w:pPr>
      <w:widowControl w:val="true"/>
      <w:numPr>
        <w:ilvl w:val="0"/>
        <w:numId w:val="7"/>
      </w:numPr>
      <w:pBdr/>
      <w:shd w:val="clear" w:color="ffffff" w:fill="ffffff"/>
      <w:spacing w:line="360" w:lineRule="auto"/>
      <w:ind/>
      <w:jc w:val="left"/>
      <w:outlineLvl w:val="0"/>
    </w:pPr>
    <w:rPr>
      <w:rFonts w:ascii="黑体" w:eastAsia="黑体"/>
    </w:rPr>
  </w:style>
  <w:style w:type="paragraph" w:styleId="883" w:customStyle="1">
    <w:name w:val="[ 章标题]"/>
    <w:next w:val="817"/>
    <w:uiPriority w:val="0"/>
    <w:qFormat/>
    <w:pPr>
      <w:numPr>
        <w:ilvl w:val="1"/>
        <w:numId w:val="8"/>
      </w:numPr>
      <w:pBdr/>
      <w:spacing w:line="360" w:lineRule="auto"/>
      <w:ind/>
      <w:outlineLvl w:val="1"/>
    </w:pPr>
    <w:rPr>
      <w:rFonts w:ascii="黑体" w:hAnsi="黑体" w:eastAsia="黑体" w:cs="Times New Roman"/>
      <w:sz w:val="24"/>
      <w:szCs w:val="20"/>
      <w:lang w:val="en-US" w:eastAsia="zh-CN" w:bidi="ar-SA"/>
    </w:rPr>
  </w:style>
  <w:style w:type="paragraph" w:styleId="884" w:customStyle="1">
    <w:name w:val="[ 章标题无标题]"/>
    <w:uiPriority w:val="0"/>
    <w:qFormat/>
    <w:pPr>
      <w:numPr>
        <w:ilvl w:val="0"/>
        <w:numId w:val="9"/>
      </w:numPr>
      <w:pBdr/>
      <w:spacing w:line="300" w:lineRule="auto"/>
      <w:ind/>
    </w:pPr>
    <w:rPr>
      <w:rFonts w:ascii="黑体" w:hAnsi="黑体" w:eastAsia="宋体" w:cs="Times New Roman"/>
      <w:sz w:val="24"/>
      <w:szCs w:val="20"/>
      <w:lang w:val="en-US" w:eastAsia="zh-CN" w:bidi="ar-SA"/>
    </w:rPr>
  </w:style>
  <w:style w:type="paragraph" w:styleId="885" w:customStyle="1">
    <w:name w:val="1级有标题条"/>
    <w:basedOn w:val="817"/>
    <w:next w:val="817"/>
    <w:link w:val="886"/>
    <w:uiPriority w:val="0"/>
    <w:qFormat/>
    <w:pPr>
      <w:widowControl w:val="true"/>
      <w:numPr>
        <w:ilvl w:val="2"/>
        <w:numId w:val="8"/>
      </w:numPr>
      <w:pBdr/>
      <w:spacing/>
      <w:ind/>
      <w:jc w:val="left"/>
      <w:outlineLvl w:val="2"/>
    </w:pPr>
    <w:rPr>
      <w:rFonts w:ascii="黑体" w:hAnsi="黑体" w:eastAsia="黑体"/>
      <w:szCs w:val="20"/>
    </w:rPr>
  </w:style>
  <w:style w:type="character" w:styleId="886" w:customStyle="1">
    <w:name w:val="1级有标题条 Char Char"/>
    <w:link w:val="885"/>
    <w:uiPriority w:val="0"/>
    <w:qFormat/>
    <w:pPr>
      <w:pBdr/>
      <w:spacing/>
      <w:ind/>
    </w:pPr>
    <w:rPr>
      <w:rFonts w:ascii="黑体" w:hAnsi="黑体" w:eastAsia="黑体" w:cs="Times New Roman"/>
      <w:sz w:val="24"/>
      <w:szCs w:val="20"/>
    </w:rPr>
  </w:style>
  <w:style w:type="paragraph" w:styleId="887" w:customStyle="1">
    <w:name w:val="1级无标题条"/>
    <w:basedOn w:val="885"/>
    <w:next w:val="817"/>
    <w:uiPriority w:val="0"/>
    <w:qFormat/>
    <w:pPr>
      <w:numPr>
        <w:ilvl w:val="0"/>
        <w:numId w:val="0"/>
      </w:numPr>
      <w:pBdr/>
      <w:spacing/>
      <w:ind/>
    </w:pPr>
    <w:rPr>
      <w:rFonts w:eastAsia="宋体"/>
      <w:szCs w:val="24"/>
    </w:rPr>
  </w:style>
  <w:style w:type="paragraph" w:styleId="888" w:customStyle="1">
    <w:name w:val="2级有标题条"/>
    <w:basedOn w:val="817"/>
    <w:next w:val="817"/>
    <w:uiPriority w:val="0"/>
    <w:qFormat/>
    <w:pPr>
      <w:widowControl w:val="true"/>
      <w:numPr>
        <w:ilvl w:val="3"/>
        <w:numId w:val="8"/>
      </w:numPr>
      <w:pBdr/>
      <w:spacing/>
      <w:ind/>
      <w:jc w:val="left"/>
      <w:outlineLvl w:val="3"/>
    </w:pPr>
    <w:rPr>
      <w:rFonts w:ascii="黑体" w:hAnsi="黑体" w:eastAsia="黑体"/>
      <w:szCs w:val="20"/>
    </w:rPr>
  </w:style>
  <w:style w:type="paragraph" w:styleId="889" w:customStyle="1">
    <w:name w:val="2级无标题条"/>
    <w:basedOn w:val="888"/>
    <w:next w:val="817"/>
    <w:uiPriority w:val="0"/>
    <w:qFormat/>
    <w:pPr>
      <w:numPr>
        <w:ilvl w:val="0"/>
        <w:numId w:val="0"/>
      </w:numPr>
      <w:pBdr/>
      <w:spacing/>
      <w:ind/>
    </w:pPr>
    <w:rPr>
      <w:rFonts w:eastAsia="宋体"/>
    </w:rPr>
  </w:style>
  <w:style w:type="paragraph" w:styleId="890" w:customStyle="1">
    <w:name w:val="3级有标题条"/>
    <w:basedOn w:val="888"/>
    <w:next w:val="817"/>
    <w:uiPriority w:val="0"/>
    <w:qFormat/>
    <w:pPr>
      <w:numPr>
        <w:ilvl w:val="4"/>
      </w:numPr>
      <w:pBdr/>
      <w:spacing/>
      <w:ind/>
      <w:outlineLvl w:val="4"/>
    </w:pPr>
  </w:style>
  <w:style w:type="paragraph" w:styleId="891" w:customStyle="1">
    <w:name w:val="3级无标题条"/>
    <w:basedOn w:val="890"/>
    <w:next w:val="817"/>
    <w:uiPriority w:val="0"/>
    <w:qFormat/>
    <w:pPr>
      <w:numPr>
        <w:ilvl w:val="0"/>
        <w:numId w:val="0"/>
      </w:numPr>
      <w:pBdr/>
      <w:spacing/>
      <w:ind/>
    </w:pPr>
    <w:rPr>
      <w:rFonts w:eastAsia="宋体"/>
    </w:rPr>
  </w:style>
  <w:style w:type="paragraph" w:styleId="892" w:customStyle="1">
    <w:name w:val="4级有标题条"/>
    <w:basedOn w:val="890"/>
    <w:next w:val="817"/>
    <w:uiPriority w:val="0"/>
    <w:qFormat/>
    <w:pPr>
      <w:numPr>
        <w:ilvl w:val="5"/>
      </w:numPr>
      <w:pBdr/>
      <w:spacing/>
      <w:ind/>
      <w:outlineLvl w:val="5"/>
    </w:pPr>
  </w:style>
  <w:style w:type="paragraph" w:styleId="893" w:customStyle="1">
    <w:name w:val="4级无条标题"/>
    <w:basedOn w:val="892"/>
    <w:next w:val="817"/>
    <w:uiPriority w:val="0"/>
    <w:qFormat/>
    <w:pPr>
      <w:numPr>
        <w:ilvl w:val="0"/>
        <w:numId w:val="0"/>
      </w:numPr>
      <w:pBdr/>
      <w:spacing/>
      <w:ind/>
    </w:pPr>
    <w:rPr>
      <w:rFonts w:eastAsia="宋体" w:cs="宋体"/>
      <w:szCs w:val="21"/>
    </w:rPr>
  </w:style>
  <w:style w:type="paragraph" w:styleId="894" w:customStyle="1">
    <w:name w:val="Default"/>
    <w:uiPriority w:val="0"/>
    <w:qFormat/>
    <w:pPr>
      <w:widowControl w:val="false"/>
      <w:pBdr/>
      <w:spacing/>
      <w:ind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paragraph" w:styleId="895" w:customStyle="1">
    <w:name w:val="e805表"/>
    <w:basedOn w:val="817"/>
    <w:next w:val="817"/>
    <w:uiPriority w:val="0"/>
    <w:qFormat/>
    <w:pPr>
      <w:numPr>
        <w:ilvl w:val="0"/>
        <w:numId w:val="10"/>
      </w:numPr>
      <w:pBdr/>
      <w:spacing w:line="360" w:lineRule="auto"/>
      <w:ind/>
      <w:jc w:val="center"/>
    </w:pPr>
    <w:rPr>
      <w:color w:val="000000"/>
    </w:rPr>
  </w:style>
  <w:style w:type="character" w:styleId="896" w:customStyle="1">
    <w:name w:val="标题 Char"/>
    <w:link w:val="856"/>
    <w:uiPriority w:val="0"/>
    <w:qFormat/>
    <w:pPr>
      <w:pBdr/>
      <w:spacing/>
      <w:ind/>
    </w:pPr>
    <w:rPr>
      <w:rFonts w:ascii="Arial" w:hAnsi="Arial" w:eastAsia="宋体" w:cs="Arial"/>
      <w:b/>
      <w:bCs/>
      <w:sz w:val="32"/>
      <w:szCs w:val="32"/>
    </w:rPr>
  </w:style>
  <w:style w:type="character" w:styleId="897" w:customStyle="1">
    <w:name w:val="标题 1 Char"/>
    <w:basedOn w:val="827"/>
    <w:link w:val="818"/>
    <w:uiPriority w:val="0"/>
    <w:qFormat/>
    <w:pPr>
      <w:pBdr/>
      <w:spacing/>
      <w:ind/>
    </w:pPr>
    <w:rPr>
      <w:rFonts w:ascii="Times New Roman" w:hAnsi="Times New Roman" w:eastAsia="宋体" w:cs="Times New Roman"/>
      <w:b/>
      <w:bCs/>
      <w:sz w:val="44"/>
      <w:szCs w:val="44"/>
    </w:rPr>
  </w:style>
  <w:style w:type="character" w:styleId="898" w:customStyle="1">
    <w:name w:val="标题 2 Char"/>
    <w:basedOn w:val="827"/>
    <w:link w:val="819"/>
    <w:uiPriority w:val="0"/>
    <w:qFormat/>
    <w:pPr>
      <w:pBdr/>
      <w:spacing/>
      <w:ind/>
    </w:pPr>
    <w:rPr>
      <w:rFonts w:ascii="Arial" w:hAnsi="Arial" w:eastAsia="黑体" w:cs="Times New Roman"/>
      <w:b/>
      <w:bCs/>
      <w:sz w:val="32"/>
      <w:szCs w:val="32"/>
    </w:rPr>
  </w:style>
  <w:style w:type="character" w:styleId="899" w:customStyle="1">
    <w:name w:val="标题 3 Char"/>
    <w:basedOn w:val="827"/>
    <w:link w:val="820"/>
    <w:uiPriority w:val="0"/>
    <w:pPr>
      <w:pBdr/>
      <w:spacing/>
      <w:ind/>
    </w:pPr>
    <w:rPr>
      <w:rFonts w:ascii="Times New Roman" w:hAnsi="Times New Roman" w:eastAsia="宋体" w:cs="Times New Roman"/>
      <w:b/>
      <w:bCs/>
      <w:sz w:val="32"/>
      <w:szCs w:val="32"/>
    </w:rPr>
  </w:style>
  <w:style w:type="character" w:styleId="900" w:customStyle="1">
    <w:name w:val="标题 4 Char"/>
    <w:basedOn w:val="827"/>
    <w:link w:val="821"/>
    <w:uiPriority w:val="0"/>
    <w:qFormat/>
    <w:pPr>
      <w:pBdr/>
      <w:spacing/>
      <w:ind/>
    </w:pPr>
    <w:rPr>
      <w:rFonts w:ascii="Arial" w:hAnsi="Arial" w:eastAsia="宋体" w:cs="Times New Roman"/>
      <w:bCs/>
      <w:sz w:val="24"/>
      <w:szCs w:val="28"/>
    </w:rPr>
  </w:style>
  <w:style w:type="character" w:styleId="901" w:customStyle="1">
    <w:name w:val="标题 5 Char"/>
    <w:basedOn w:val="827"/>
    <w:link w:val="822"/>
    <w:uiPriority w:val="0"/>
    <w:pPr>
      <w:pBdr/>
      <w:spacing/>
      <w:ind/>
    </w:pPr>
    <w:rPr>
      <w:rFonts w:ascii="Times New Roman" w:hAnsi="Times New Roman" w:eastAsia="宋体" w:cs="Times New Roman"/>
      <w:bCs/>
      <w:sz w:val="24"/>
      <w:szCs w:val="28"/>
    </w:rPr>
  </w:style>
  <w:style w:type="character" w:styleId="902" w:customStyle="1">
    <w:name w:val="标题 6 Char"/>
    <w:basedOn w:val="827"/>
    <w:link w:val="823"/>
    <w:uiPriority w:val="0"/>
    <w:qFormat/>
    <w:pPr>
      <w:pBdr/>
      <w:spacing/>
      <w:ind/>
    </w:pPr>
    <w:rPr>
      <w:rFonts w:ascii="Arial" w:hAnsi="Arial" w:eastAsia="黑体" w:cs="Times New Roman"/>
      <w:b/>
      <w:bCs/>
      <w:sz w:val="24"/>
      <w:szCs w:val="24"/>
    </w:rPr>
  </w:style>
  <w:style w:type="character" w:styleId="903" w:customStyle="1">
    <w:name w:val="标题 7 Char"/>
    <w:basedOn w:val="827"/>
    <w:link w:val="824"/>
    <w:uiPriority w:val="0"/>
    <w:qFormat/>
    <w:pPr>
      <w:pBdr/>
      <w:spacing/>
      <w:ind/>
    </w:pPr>
    <w:rPr>
      <w:rFonts w:ascii="Times New Roman" w:hAnsi="Times New Roman" w:eastAsia="宋体" w:cs="Times New Roman"/>
      <w:b/>
      <w:bCs/>
      <w:sz w:val="24"/>
      <w:szCs w:val="24"/>
    </w:rPr>
  </w:style>
  <w:style w:type="character" w:styleId="904" w:customStyle="1">
    <w:name w:val="标题 8 Char"/>
    <w:basedOn w:val="827"/>
    <w:link w:val="825"/>
    <w:uiPriority w:val="0"/>
    <w:qFormat/>
    <w:pPr>
      <w:pBdr/>
      <w:spacing/>
      <w:ind/>
    </w:pPr>
    <w:rPr>
      <w:rFonts w:ascii="Arial" w:hAnsi="Arial" w:eastAsia="黑体" w:cs="Times New Roman"/>
      <w:sz w:val="24"/>
      <w:szCs w:val="24"/>
    </w:rPr>
  </w:style>
  <w:style w:type="character" w:styleId="905" w:customStyle="1">
    <w:name w:val="标题 9 Char"/>
    <w:basedOn w:val="827"/>
    <w:link w:val="826"/>
    <w:uiPriority w:val="0"/>
    <w:qFormat/>
    <w:pPr>
      <w:pBdr/>
      <w:spacing/>
      <w:ind/>
    </w:pPr>
    <w:rPr>
      <w:rFonts w:ascii="Arial" w:hAnsi="Arial" w:eastAsia="黑体" w:cs="Times New Roman"/>
      <w:sz w:val="24"/>
      <w:szCs w:val="21"/>
    </w:rPr>
  </w:style>
  <w:style w:type="paragraph" w:styleId="906" w:customStyle="1">
    <w:name w:val="表格内容"/>
    <w:link w:val="907"/>
    <w:uiPriority w:val="0"/>
    <w:pPr>
      <w:pBdr/>
      <w:spacing w:line="360" w:lineRule="auto"/>
      <w:ind w:left="48"/>
      <w:jc w:val="both"/>
    </w:pPr>
    <w:rPr>
      <w:rFonts w:ascii="Times New Roman" w:hAnsi="Times New Roman" w:eastAsia="宋体" w:cs="Times New Roman"/>
      <w:sz w:val="24"/>
      <w:szCs w:val="20"/>
      <w:lang w:val="en-US" w:eastAsia="zh-CN" w:bidi="ar-SA"/>
    </w:rPr>
  </w:style>
  <w:style w:type="character" w:styleId="907" w:customStyle="1">
    <w:name w:val="表格内容 Char"/>
    <w:link w:val="906"/>
    <w:uiPriority w:val="0"/>
    <w:qFormat/>
    <w:pPr>
      <w:pBdr/>
      <w:spacing/>
      <w:ind/>
    </w:pPr>
    <w:rPr>
      <w:rFonts w:ascii="Times New Roman" w:hAnsi="Times New Roman" w:eastAsia="宋体" w:cs="Times New Roman"/>
      <w:sz w:val="24"/>
      <w:szCs w:val="20"/>
    </w:rPr>
  </w:style>
  <w:style w:type="paragraph" w:styleId="908" w:customStyle="1">
    <w:name w:val="表格文字五号"/>
    <w:basedOn w:val="817"/>
    <w:link w:val="909"/>
    <w:uiPriority w:val="0"/>
    <w:qFormat/>
    <w:pPr>
      <w:pBdr/>
      <w:spacing/>
      <w:ind/>
    </w:pPr>
    <w:rPr>
      <w:sz w:val="21"/>
    </w:rPr>
  </w:style>
  <w:style w:type="character" w:styleId="909" w:customStyle="1">
    <w:name w:val="表格文字五号 Char"/>
    <w:link w:val="908"/>
    <w:uiPriority w:val="0"/>
    <w:pPr>
      <w:pBdr/>
      <w:spacing/>
      <w:ind/>
    </w:pPr>
    <w:rPr>
      <w:rFonts w:ascii="Times New Roman" w:hAnsi="Times New Roman" w:eastAsia="宋体" w:cs="Times New Roman"/>
      <w:szCs w:val="24"/>
    </w:rPr>
  </w:style>
  <w:style w:type="paragraph" w:styleId="910" w:customStyle="1">
    <w:name w:val="表格文字小五号"/>
    <w:basedOn w:val="817"/>
    <w:uiPriority w:val="0"/>
    <w:pPr>
      <w:pBdr/>
      <w:spacing/>
      <w:ind/>
    </w:pPr>
    <w:rPr>
      <w:sz w:val="18"/>
    </w:rPr>
  </w:style>
  <w:style w:type="paragraph" w:styleId="911" w:customStyle="1">
    <w:name w:val="表格序号"/>
    <w:basedOn w:val="817"/>
    <w:uiPriority w:val="0"/>
    <w:qFormat/>
    <w:pPr>
      <w:numPr>
        <w:ilvl w:val="0"/>
        <w:numId w:val="11"/>
      </w:numPr>
      <w:pBdr/>
      <w:spacing/>
      <w:ind/>
    </w:pPr>
  </w:style>
  <w:style w:type="paragraph" w:styleId="912" w:customStyle="1">
    <w:name w:val="参考文献编号"/>
    <w:basedOn w:val="817"/>
    <w:uiPriority w:val="0"/>
    <w:pPr>
      <w:widowControl w:val="true"/>
      <w:numPr>
        <w:ilvl w:val="0"/>
        <w:numId w:val="12"/>
      </w:numPr>
      <w:pBdr/>
      <w:spacing/>
      <w:ind/>
      <w:jc w:val="left"/>
    </w:pPr>
    <w:rPr>
      <w:rFonts w:cs="宋体"/>
    </w:rPr>
  </w:style>
  <w:style w:type="paragraph" w:styleId="913" w:customStyle="1">
    <w:name w:val="段"/>
    <w:link w:val="914"/>
    <w:uiPriority w:val="0"/>
    <w:pPr>
      <w:pBdr/>
      <w:spacing w:line="300" w:lineRule="auto"/>
      <w:ind w:firstLine="200"/>
      <w:jc w:val="both"/>
    </w:pPr>
    <w:rPr>
      <w:rFonts w:ascii="宋体" w:hAnsi="宋体" w:eastAsia="宋体" w:cs="Times New Roman"/>
      <w:sz w:val="24"/>
      <w:szCs w:val="24"/>
      <w:lang w:val="en-US" w:eastAsia="zh-CN" w:bidi="ar-SA"/>
    </w:rPr>
  </w:style>
  <w:style w:type="character" w:styleId="914" w:customStyle="1">
    <w:name w:val="段 Char"/>
    <w:link w:val="913"/>
    <w:uiPriority w:val="0"/>
    <w:qFormat/>
    <w:pPr>
      <w:pBdr/>
      <w:spacing/>
      <w:ind/>
    </w:pPr>
    <w:rPr>
      <w:rFonts w:ascii="宋体" w:hAnsi="宋体" w:eastAsia="宋体" w:cs="Times New Roman"/>
      <w:sz w:val="24"/>
      <w:szCs w:val="24"/>
    </w:rPr>
  </w:style>
  <w:style w:type="paragraph" w:styleId="915" w:customStyle="1">
    <w:name w:val="大标题（技术通知单专用）"/>
    <w:basedOn w:val="913"/>
    <w:uiPriority w:val="0"/>
    <w:qFormat/>
    <w:pPr>
      <w:numPr>
        <w:ilvl w:val="0"/>
        <w:numId w:val="13"/>
      </w:numPr>
      <w:pBdr/>
      <w:spacing w:line="360" w:lineRule="auto"/>
      <w:ind/>
      <w:jc w:val="center"/>
    </w:pPr>
    <w:rPr>
      <w:rFonts w:eastAsia="黑体"/>
    </w:rPr>
  </w:style>
  <w:style w:type="paragraph" w:styleId="916" w:customStyle="1">
    <w:name w:val="附录"/>
    <w:basedOn w:val="817"/>
    <w:link w:val="917"/>
    <w:uiPriority w:val="0"/>
    <w:qFormat/>
    <w:pPr>
      <w:widowControl w:val="true"/>
      <w:numPr>
        <w:ilvl w:val="1"/>
        <w:numId w:val="14"/>
      </w:numPr>
      <w:pBdr/>
      <w:spacing w:line="360" w:lineRule="auto"/>
      <w:ind/>
      <w:jc w:val="center"/>
      <w:outlineLvl w:val="1"/>
    </w:pPr>
    <w:rPr>
      <w:rFonts w:ascii="黑体" w:hAnsi="黑体" w:eastAsia="黑体" w:cs="宋体"/>
      <w:szCs w:val="20"/>
    </w:rPr>
  </w:style>
  <w:style w:type="character" w:styleId="917" w:customStyle="1">
    <w:name w:val="附录 Char"/>
    <w:link w:val="916"/>
    <w:uiPriority w:val="0"/>
    <w:qFormat/>
    <w:pPr>
      <w:pBdr/>
      <w:spacing/>
      <w:ind/>
    </w:pPr>
    <w:rPr>
      <w:rFonts w:ascii="黑体" w:hAnsi="黑体" w:eastAsia="黑体" w:cs="宋体"/>
      <w:sz w:val="24"/>
      <w:szCs w:val="20"/>
    </w:rPr>
  </w:style>
  <w:style w:type="paragraph" w:styleId="918" w:customStyle="1">
    <w:name w:val="附录1级有标题"/>
    <w:basedOn w:val="817"/>
    <w:next w:val="817"/>
    <w:uiPriority w:val="0"/>
    <w:qFormat/>
    <w:pPr>
      <w:widowControl w:val="true"/>
      <w:numPr>
        <w:ilvl w:val="2"/>
        <w:numId w:val="14"/>
      </w:numPr>
      <w:pBdr/>
      <w:spacing/>
      <w:ind/>
      <w:jc w:val="left"/>
      <w:outlineLvl w:val="2"/>
    </w:pPr>
    <w:rPr>
      <w:rFonts w:ascii="黑体" w:hAnsi="黑体" w:eastAsia="黑体"/>
    </w:rPr>
  </w:style>
  <w:style w:type="paragraph" w:styleId="919" w:customStyle="1">
    <w:name w:val="附录1级无标题"/>
    <w:basedOn w:val="918"/>
    <w:uiPriority w:val="0"/>
    <w:qFormat/>
    <w:pPr>
      <w:numPr>
        <w:ilvl w:val="0"/>
        <w:numId w:val="0"/>
      </w:numPr>
      <w:pBdr/>
      <w:spacing/>
      <w:ind/>
    </w:pPr>
    <w:rPr>
      <w:rFonts w:eastAsia="宋体"/>
    </w:rPr>
  </w:style>
  <w:style w:type="paragraph" w:styleId="920" w:customStyle="1">
    <w:name w:val="附录2级无标题"/>
    <w:basedOn w:val="817"/>
    <w:uiPriority w:val="0"/>
    <w:qFormat/>
    <w:pPr>
      <w:widowControl w:val="true"/>
      <w:numPr>
        <w:ilvl w:val="3"/>
        <w:numId w:val="14"/>
      </w:numPr>
      <w:pBdr/>
      <w:spacing/>
      <w:ind w:right="100"/>
      <w:jc w:val="left"/>
      <w:outlineLvl w:val="3"/>
    </w:pPr>
    <w:rPr>
      <w:rFonts w:ascii="黑体" w:hAnsi="黑体"/>
      <w:szCs w:val="20"/>
    </w:rPr>
  </w:style>
  <w:style w:type="paragraph" w:styleId="921" w:customStyle="1">
    <w:name w:val="附录2级有标题"/>
    <w:basedOn w:val="920"/>
    <w:next w:val="817"/>
    <w:uiPriority w:val="0"/>
    <w:qFormat/>
    <w:pPr>
      <w:numPr>
        <w:ilvl w:val="0"/>
        <w:numId w:val="0"/>
      </w:numPr>
      <w:pBdr/>
      <w:spacing/>
      <w:ind/>
    </w:pPr>
    <w:rPr>
      <w:rFonts w:eastAsia="黑体"/>
    </w:rPr>
  </w:style>
  <w:style w:type="paragraph" w:styleId="922" w:customStyle="1">
    <w:name w:val="附录3级有标题"/>
    <w:basedOn w:val="817"/>
    <w:next w:val="817"/>
    <w:uiPriority w:val="0"/>
    <w:qFormat/>
    <w:pPr>
      <w:widowControl w:val="true"/>
      <w:numPr>
        <w:ilvl w:val="4"/>
        <w:numId w:val="14"/>
      </w:numPr>
      <w:pBdr/>
      <w:spacing/>
      <w:ind/>
      <w:jc w:val="left"/>
      <w:outlineLvl w:val="4"/>
    </w:pPr>
    <w:rPr>
      <w:rFonts w:ascii="黑体" w:hAnsi="黑体" w:eastAsia="黑体"/>
      <w:szCs w:val="20"/>
    </w:rPr>
  </w:style>
  <w:style w:type="paragraph" w:styleId="923" w:customStyle="1">
    <w:name w:val="附录3级无标题"/>
    <w:basedOn w:val="922"/>
    <w:uiPriority w:val="0"/>
    <w:qFormat/>
    <w:pPr>
      <w:numPr>
        <w:ilvl w:val="0"/>
        <w:numId w:val="0"/>
      </w:numPr>
      <w:pBdr/>
      <w:spacing/>
      <w:ind/>
    </w:pPr>
    <w:rPr>
      <w:rFonts w:eastAsia="宋体"/>
    </w:rPr>
  </w:style>
  <w:style w:type="paragraph" w:styleId="924" w:customStyle="1">
    <w:name w:val="附录4级有标题"/>
    <w:basedOn w:val="922"/>
    <w:next w:val="817"/>
    <w:uiPriority w:val="0"/>
    <w:qFormat/>
    <w:pPr>
      <w:numPr>
        <w:ilvl w:val="5"/>
      </w:numPr>
      <w:pBdr/>
      <w:spacing/>
      <w:ind/>
      <w:outlineLvl w:val="5"/>
    </w:pPr>
  </w:style>
  <w:style w:type="paragraph" w:styleId="925" w:customStyle="1">
    <w:name w:val="附录4级无标题"/>
    <w:basedOn w:val="924"/>
    <w:uiPriority w:val="0"/>
    <w:qFormat/>
    <w:pPr>
      <w:numPr>
        <w:ilvl w:val="0"/>
        <w:numId w:val="0"/>
      </w:numPr>
      <w:pBdr/>
      <w:spacing/>
      <w:ind/>
    </w:pPr>
    <w:rPr>
      <w:rFonts w:eastAsia="宋体"/>
    </w:rPr>
  </w:style>
  <w:style w:type="paragraph" w:styleId="926" w:customStyle="1">
    <w:name w:val="附录表标题"/>
    <w:uiPriority w:val="0"/>
    <w:qFormat/>
    <w:pPr>
      <w:numPr>
        <w:ilvl w:val="0"/>
        <w:numId w:val="15"/>
      </w:numPr>
      <w:pBdr/>
      <w:spacing w:line="300" w:lineRule="auto"/>
      <w:ind/>
      <w:jc w:val="center"/>
    </w:pPr>
    <w:rPr>
      <w:rFonts w:ascii="黑体" w:hAnsi="黑体" w:eastAsia="黑体" w:cs="Times New Roman"/>
      <w:sz w:val="24"/>
      <w:szCs w:val="20"/>
      <w:lang w:val="en-US" w:eastAsia="zh-CN" w:bidi="ar-SA"/>
    </w:rPr>
  </w:style>
  <w:style w:type="paragraph" w:styleId="927" w:customStyle="1">
    <w:name w:val="附录图标题"/>
    <w:uiPriority w:val="0"/>
    <w:qFormat/>
    <w:pPr>
      <w:numPr>
        <w:ilvl w:val="0"/>
        <w:numId w:val="16"/>
      </w:numPr>
      <w:pBdr/>
      <w:spacing w:line="300" w:lineRule="auto"/>
      <w:ind/>
      <w:jc w:val="center"/>
    </w:pPr>
    <w:rPr>
      <w:rFonts w:ascii="宋体" w:hAnsi="宋体" w:eastAsia="黑体" w:cs="Times New Roman"/>
      <w:sz w:val="24"/>
      <w:szCs w:val="20"/>
      <w:lang w:val="en-US" w:eastAsia="zh-CN" w:bidi="ar-SA"/>
    </w:rPr>
  </w:style>
  <w:style w:type="paragraph" w:styleId="928" w:customStyle="1">
    <w:name w:val="公式"/>
    <w:basedOn w:val="817"/>
    <w:uiPriority w:val="0"/>
    <w:qFormat/>
    <w:pPr>
      <w:pBdr/>
      <w:spacing/>
      <w:ind/>
      <w:jc w:val="center"/>
    </w:pPr>
    <w:rPr>
      <w:rFonts w:cs="宋体"/>
      <w:szCs w:val="21"/>
    </w:rPr>
  </w:style>
  <w:style w:type="character" w:styleId="929" w:customStyle="1">
    <w:name w:val="脚注文本 Char"/>
    <w:basedOn w:val="827"/>
    <w:link w:val="851"/>
    <w:uiPriority w:val="0"/>
    <w:semiHidden/>
    <w:qFormat/>
    <w:pPr>
      <w:pBdr/>
      <w:spacing/>
      <w:ind/>
    </w:pPr>
    <w:rPr>
      <w:rFonts w:ascii="Times New Roman" w:hAnsi="Times New Roman" w:eastAsia="宋体" w:cs="Times New Roman"/>
      <w:sz w:val="18"/>
      <w:szCs w:val="18"/>
    </w:rPr>
  </w:style>
  <w:style w:type="character" w:styleId="930" w:customStyle="1">
    <w:name w:val="列出段落 Char"/>
    <w:link w:val="878"/>
    <w:uiPriority w:val="34"/>
    <w:qFormat/>
    <w:pPr>
      <w:pBdr/>
      <w:spacing/>
      <w:ind/>
    </w:pPr>
    <w:rPr>
      <w:rFonts w:ascii="Times New Roman" w:hAnsi="Times New Roman" w:eastAsia="宋体" w:cs="Times New Roman"/>
      <w:szCs w:val="24"/>
    </w:rPr>
  </w:style>
  <w:style w:type="character" w:styleId="931" w:customStyle="1">
    <w:name w:val="批注框文本 Char"/>
    <w:link w:val="845"/>
    <w:uiPriority w:val="0"/>
    <w:qFormat/>
    <w:pPr>
      <w:pBdr/>
      <w:spacing/>
      <w:ind/>
    </w:pPr>
    <w:rPr>
      <w:rFonts w:ascii="Times New Roman" w:hAnsi="Times New Roman" w:eastAsia="宋体" w:cs="Times New Roman"/>
      <w:sz w:val="18"/>
      <w:szCs w:val="18"/>
    </w:rPr>
  </w:style>
  <w:style w:type="character" w:styleId="932" w:customStyle="1">
    <w:name w:val="批注文字 Char"/>
    <w:link w:val="836"/>
    <w:uiPriority w:val="0"/>
    <w:pPr>
      <w:pBdr/>
      <w:spacing/>
      <w:ind/>
    </w:pPr>
    <w:rPr>
      <w:rFonts w:ascii="Times New Roman" w:hAnsi="Times New Roman" w:eastAsia="宋体" w:cs="Times New Roman"/>
      <w:sz w:val="24"/>
      <w:szCs w:val="24"/>
    </w:rPr>
  </w:style>
  <w:style w:type="character" w:styleId="933" w:customStyle="1">
    <w:name w:val="批注主题 Char"/>
    <w:link w:val="857"/>
    <w:uiPriority w:val="0"/>
    <w:qFormat/>
    <w:pPr>
      <w:pBdr/>
      <w:spacing/>
      <w:ind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34" w:customStyle="1">
    <w:name w:val="上标"/>
    <w:basedOn w:val="817"/>
    <w:uiPriority w:val="0"/>
    <w:pPr>
      <w:pBdr/>
      <w:spacing/>
      <w:ind/>
    </w:pPr>
    <w:rPr>
      <w:vertAlign w:val="superscript"/>
    </w:rPr>
  </w:style>
  <w:style w:type="paragraph" w:styleId="935" w:customStyle="1">
    <w:name w:val="式中"/>
    <w:uiPriority w:val="0"/>
    <w:qFormat/>
    <w:pPr>
      <w:numPr>
        <w:ilvl w:val="0"/>
        <w:numId w:val="17"/>
      </w:numPr>
      <w:pBdr/>
      <w:spacing w:line="300" w:lineRule="auto"/>
      <w:ind/>
      <w:jc w:val="both"/>
    </w:pPr>
    <w:rPr>
      <w:rFonts w:ascii="Times New Roman" w:hAnsi="Times New Roman" w:eastAsia="宋体" w:cs="宋体"/>
      <w:sz w:val="24"/>
      <w:szCs w:val="21"/>
      <w:lang w:val="en-US" w:eastAsia="zh-CN" w:bidi="ar-SA"/>
    </w:rPr>
  </w:style>
  <w:style w:type="paragraph" w:styleId="936" w:customStyle="1">
    <w:name w:val="数字编号列项"/>
    <w:uiPriority w:val="0"/>
    <w:qFormat/>
    <w:pPr>
      <w:numPr>
        <w:ilvl w:val="0"/>
        <w:numId w:val="18"/>
      </w:numPr>
      <w:pBdr/>
      <w:spacing w:line="300" w:lineRule="auto"/>
      <w:ind/>
    </w:pPr>
    <w:rPr>
      <w:rFonts w:ascii="Times New Roman" w:hAnsi="Times New Roman" w:eastAsia="宋体" w:cs="宋体"/>
      <w:sz w:val="24"/>
      <w:szCs w:val="21"/>
      <w:lang w:val="en-US" w:eastAsia="zh-CN" w:bidi="ar-SA"/>
    </w:rPr>
  </w:style>
  <w:style w:type="character" w:styleId="937" w:customStyle="1">
    <w:name w:val="题注 Char"/>
    <w:link w:val="835"/>
    <w:uiPriority w:val="35"/>
    <w:qFormat/>
    <w:pPr>
      <w:pBdr/>
      <w:spacing/>
      <w:ind/>
    </w:pPr>
    <w:rPr>
      <w:rFonts w:ascii="Arial" w:hAnsi="Arial" w:eastAsia="黑体" w:cs="Arial"/>
      <w:sz w:val="20"/>
      <w:szCs w:val="20"/>
    </w:rPr>
  </w:style>
  <w:style w:type="character" w:styleId="938" w:customStyle="1">
    <w:name w:val="尾注文本 Char"/>
    <w:basedOn w:val="827"/>
    <w:link w:val="844"/>
    <w:uiPriority w:val="0"/>
    <w:semiHidden/>
    <w:qFormat/>
    <w:pPr>
      <w:pBdr/>
      <w:spacing/>
      <w:ind/>
    </w:pPr>
    <w:rPr>
      <w:rFonts w:ascii="Times New Roman" w:hAnsi="Times New Roman" w:eastAsia="宋体" w:cs="Times New Roman"/>
      <w:sz w:val="24"/>
      <w:szCs w:val="24"/>
    </w:rPr>
  </w:style>
  <w:style w:type="paragraph" w:styleId="939" w:customStyle="1">
    <w:name w:val="下标"/>
    <w:basedOn w:val="817"/>
    <w:uiPriority w:val="0"/>
    <w:qFormat/>
    <w:pPr>
      <w:pBdr/>
      <w:spacing/>
      <w:ind/>
    </w:pPr>
    <w:rPr>
      <w:vertAlign w:val="subscript"/>
    </w:rPr>
  </w:style>
  <w:style w:type="paragraph" w:styleId="940" w:customStyle="1">
    <w:name w:val="正文表标题"/>
    <w:next w:val="913"/>
    <w:link w:val="941"/>
    <w:uiPriority w:val="0"/>
    <w:qFormat/>
    <w:pPr>
      <w:numPr>
        <w:ilvl w:val="0"/>
        <w:numId w:val="19"/>
      </w:numPr>
      <w:pBdr/>
      <w:tabs>
        <w:tab w:val="left" w:leader="none" w:pos="600"/>
      </w:tabs>
      <w:spacing w:line="300" w:lineRule="auto"/>
      <w:ind/>
      <w:jc w:val="center"/>
    </w:pPr>
    <w:rPr>
      <w:rFonts w:ascii="黑体" w:hAnsi="Times New Roman" w:eastAsia="黑体" w:cs="Times New Roman"/>
      <w:sz w:val="24"/>
      <w:szCs w:val="20"/>
      <w:lang w:val="en-US" w:eastAsia="zh-CN" w:bidi="ar-SA"/>
    </w:rPr>
  </w:style>
  <w:style w:type="character" w:styleId="941" w:customStyle="1">
    <w:name w:val="正文表标题 Char"/>
    <w:link w:val="940"/>
    <w:uiPriority w:val="0"/>
    <w:qFormat/>
    <w:pPr>
      <w:pBdr/>
      <w:spacing/>
      <w:ind/>
    </w:pPr>
    <w:rPr>
      <w:rFonts w:ascii="黑体" w:hAnsi="Times New Roman" w:eastAsia="黑体" w:cs="Times New Roman"/>
      <w:sz w:val="24"/>
      <w:szCs w:val="20"/>
    </w:rPr>
  </w:style>
  <w:style w:type="paragraph" w:styleId="942" w:customStyle="1">
    <w:name w:val="正文格式"/>
    <w:basedOn w:val="817"/>
    <w:link w:val="943"/>
    <w:uiPriority w:val="0"/>
    <w:qFormat/>
    <w:pPr>
      <w:pBdr/>
      <w:spacing/>
      <w:ind w:firstLine="200"/>
    </w:pPr>
    <w:rPr>
      <w:rFonts w:cs="宋体"/>
      <w:szCs w:val="20"/>
    </w:rPr>
  </w:style>
  <w:style w:type="character" w:styleId="943" w:customStyle="1">
    <w:name w:val="正文格式 Char"/>
    <w:link w:val="942"/>
    <w:uiPriority w:val="0"/>
    <w:qFormat/>
    <w:pPr>
      <w:pBdr/>
      <w:spacing/>
      <w:ind/>
    </w:pPr>
    <w:rPr>
      <w:rFonts w:ascii="Times New Roman" w:hAnsi="Times New Roman" w:eastAsia="宋体" w:cs="宋体"/>
      <w:sz w:val="24"/>
      <w:szCs w:val="20"/>
    </w:rPr>
  </w:style>
  <w:style w:type="character" w:styleId="944" w:customStyle="1">
    <w:name w:val="正文文本 Char"/>
    <w:basedOn w:val="827"/>
    <w:link w:val="837"/>
    <w:uiPriority w:val="0"/>
    <w:semiHidden/>
    <w:qFormat/>
    <w:pPr>
      <w:pBdr/>
      <w:spacing/>
      <w:ind/>
    </w:pPr>
    <w:rPr>
      <w:rFonts w:ascii="Times New Roman" w:hAnsi="Times New Roman" w:eastAsia="宋体" w:cs="Times New Roman"/>
      <w:sz w:val="24"/>
      <w:szCs w:val="24"/>
    </w:rPr>
  </w:style>
  <w:style w:type="character" w:styleId="945" w:customStyle="1">
    <w:name w:val="正文首行缩进 Char"/>
    <w:basedOn w:val="944"/>
    <w:link w:val="858"/>
    <w:uiPriority w:val="0"/>
    <w:semiHidden/>
    <w:pPr>
      <w:pBdr/>
      <w:spacing/>
      <w:ind/>
    </w:pPr>
    <w:rPr>
      <w:rFonts w:ascii="Times New Roman" w:hAnsi="Times New Roman" w:eastAsia="宋体" w:cs="Times New Roman"/>
      <w:sz w:val="24"/>
      <w:szCs w:val="24"/>
    </w:rPr>
  </w:style>
  <w:style w:type="character" w:styleId="946" w:customStyle="1">
    <w:name w:val="正文缩进 Char"/>
    <w:link w:val="834"/>
    <w:uiPriority w:val="0"/>
    <w:pPr>
      <w:pBdr/>
      <w:spacing/>
      <w:ind/>
    </w:pPr>
    <w:rPr>
      <w:rFonts w:ascii="Times New Roman" w:hAnsi="Times New Roman" w:eastAsia="宋体" w:cs="Times New Roman"/>
      <w:sz w:val="24"/>
      <w:szCs w:val="24"/>
    </w:rPr>
  </w:style>
  <w:style w:type="paragraph" w:styleId="947" w:customStyle="1">
    <w:name w:val="正文图标题"/>
    <w:next w:val="913"/>
    <w:uiPriority w:val="0"/>
    <w:qFormat/>
    <w:pPr>
      <w:numPr>
        <w:ilvl w:val="0"/>
        <w:numId w:val="20"/>
      </w:numPr>
      <w:pBdr/>
      <w:tabs>
        <w:tab w:val="left" w:leader="none" w:pos="600"/>
      </w:tabs>
      <w:spacing w:line="300" w:lineRule="auto"/>
      <w:ind/>
      <w:jc w:val="center"/>
    </w:pPr>
    <w:rPr>
      <w:rFonts w:ascii="黑体" w:hAnsi="Times New Roman" w:eastAsia="黑体" w:cs="Times New Roman"/>
      <w:sz w:val="24"/>
      <w:szCs w:val="20"/>
      <w:lang w:val="en-US" w:eastAsia="zh-CN" w:bidi="ar-SA"/>
    </w:rPr>
  </w:style>
  <w:style w:type="paragraph" w:styleId="948" w:customStyle="1">
    <w:name w:val="字母编号列项"/>
    <w:link w:val="949"/>
    <w:uiPriority w:val="0"/>
    <w:pPr>
      <w:numPr>
        <w:ilvl w:val="0"/>
        <w:numId w:val="21"/>
      </w:numPr>
      <w:pBdr/>
      <w:spacing w:line="300" w:lineRule="auto"/>
      <w:ind/>
    </w:pPr>
    <w:rPr>
      <w:rFonts w:ascii="Times New Roman" w:hAnsi="Times New Roman" w:eastAsia="宋体" w:cs="Times New Roman"/>
      <w:color w:val="000000"/>
      <w:sz w:val="24"/>
      <w:szCs w:val="20"/>
      <w:lang w:val="en-US" w:eastAsia="zh-CN" w:bidi="ar-SA"/>
    </w:rPr>
  </w:style>
  <w:style w:type="character" w:styleId="949" w:customStyle="1">
    <w:name w:val="字母编号列项 Char"/>
    <w:link w:val="948"/>
    <w:uiPriority w:val="0"/>
    <w:qFormat/>
    <w:pPr>
      <w:pBdr/>
      <w:spacing/>
      <w:ind/>
    </w:pPr>
    <w:rPr>
      <w:rFonts w:ascii="Times New Roman" w:hAnsi="Times New Roman" w:eastAsia="宋体" w:cs="Times New Roman"/>
      <w:color w:val="000000"/>
      <w:sz w:val="24"/>
      <w:szCs w:val="20"/>
    </w:rPr>
  </w:style>
  <w:style w:type="paragraph" w:styleId="950" w:customStyle="1">
    <w:name w:val="注"/>
    <w:basedOn w:val="948"/>
    <w:uiPriority w:val="0"/>
    <w:qFormat/>
    <w:pPr>
      <w:numPr>
        <w:ilvl w:val="0"/>
        <w:numId w:val="22"/>
      </w:numPr>
      <w:pBdr/>
      <w:spacing/>
      <w:ind w:right="100"/>
    </w:pPr>
    <w:rPr>
      <w:sz w:val="21"/>
    </w:rPr>
  </w:style>
  <w:style w:type="paragraph" w:styleId="951" w:customStyle="1">
    <w:name w:val="注×："/>
    <w:next w:val="817"/>
    <w:uiPriority w:val="0"/>
    <w:qFormat/>
    <w:pPr>
      <w:widowControl w:val="false"/>
      <w:numPr>
        <w:ilvl w:val="0"/>
        <w:numId w:val="23"/>
      </w:numPr>
      <w:pBdr/>
      <w:tabs>
        <w:tab w:val="left" w:leader="none" w:pos="630"/>
      </w:tabs>
      <w:spacing w:line="300" w:lineRule="auto"/>
      <w:ind w:right="100"/>
    </w:pPr>
    <w:rPr>
      <w:rFonts w:ascii="Times New Roman" w:hAnsi="Times New Roman" w:eastAsia="宋体" w:cs="Times New Roman"/>
      <w:sz w:val="21"/>
      <w:szCs w:val="20"/>
      <w:lang w:val="en-US" w:eastAsia="zh-CN" w:bidi="ar-SA"/>
    </w:rPr>
  </w:style>
  <w:style w:type="character" w:styleId="952" w:customStyle="1">
    <w:name w:val="注释标题 Char"/>
    <w:basedOn w:val="827"/>
    <w:link w:val="832"/>
    <w:uiPriority w:val="0"/>
    <w:semiHidden/>
    <w:qFormat/>
    <w:pPr>
      <w:pBdr/>
      <w:spacing/>
      <w:ind/>
    </w:pPr>
    <w:rPr>
      <w:rFonts w:ascii="Times New Roman" w:hAnsi="Times New Roman" w:eastAsia="宋体" w:cs="Times New Roman"/>
      <w:sz w:val="24"/>
      <w:szCs w:val="24"/>
    </w:rPr>
  </w:style>
  <w:style w:type="paragraph" w:styleId="953" w:customStyle="1">
    <w:name w:val="研发模板-正文"/>
    <w:basedOn w:val="817"/>
    <w:link w:val="954"/>
    <w:uiPriority w:val="0"/>
    <w:qFormat/>
    <w:pPr>
      <w:pBdr/>
      <w:spacing w:line="240" w:lineRule="auto"/>
      <w:ind w:firstLine="200"/>
      <w:jc w:val="left"/>
    </w:pPr>
    <w:rPr>
      <w:rFonts w:ascii="Calibri" w:hAnsi="Calibri"/>
      <w:szCs w:val="21"/>
    </w:rPr>
  </w:style>
  <w:style w:type="character" w:styleId="954" w:customStyle="1">
    <w:name w:val="研发模板-正文 Char"/>
    <w:link w:val="953"/>
    <w:uiPriority w:val="0"/>
    <w:qFormat/>
    <w:pPr>
      <w:pBdr/>
      <w:spacing/>
      <w:ind/>
    </w:pPr>
    <w:rPr>
      <w:rFonts w:ascii="Calibri" w:hAnsi="Calibri" w:eastAsia="宋体" w:cs="Times New Roman"/>
      <w:sz w:val="24"/>
      <w:szCs w:val="21"/>
    </w:rPr>
  </w:style>
  <w:style w:type="paragraph" w:styleId="955" w:customStyle="1">
    <w:name w:val="03-摘要正文"/>
    <w:basedOn w:val="817"/>
    <w:link w:val="956"/>
    <w:uiPriority w:val="0"/>
    <w:qFormat/>
    <w:pPr>
      <w:pBdr/>
      <w:spacing/>
      <w:ind w:firstLine="480" w:left="480"/>
    </w:pPr>
  </w:style>
  <w:style w:type="character" w:styleId="956" w:customStyle="1">
    <w:name w:val="03-摘要正文 Char"/>
    <w:basedOn w:val="827"/>
    <w:link w:val="955"/>
    <w:uiPriority w:val="0"/>
    <w:qFormat/>
    <w:pPr>
      <w:pBdr/>
      <w:spacing/>
      <w:ind/>
    </w:pPr>
    <w:rPr>
      <w:rFonts w:ascii="Times New Roman" w:hAnsi="Times New Roman" w:eastAsia="宋体" w:cs="Times New Roman"/>
      <w:sz w:val="24"/>
      <w:szCs w:val="24"/>
    </w:rPr>
  </w:style>
  <w:style w:type="paragraph" w:styleId="957" w:customStyle="1">
    <w:name w:val="01-表头"/>
    <w:basedOn w:val="817"/>
    <w:next w:val="817"/>
    <w:uiPriority w:val="0"/>
    <w:qFormat/>
    <w:pPr>
      <w:numPr>
        <w:ilvl w:val="0"/>
        <w:numId w:val="24"/>
      </w:numPr>
      <w:pBdr/>
      <w:spacing w:line="360" w:lineRule="auto"/>
      <w:ind w:hanging="420" w:left="420"/>
      <w:jc w:val="center"/>
    </w:pPr>
    <w:rPr>
      <w:b/>
      <w:color w:val="000000"/>
    </w:rPr>
  </w:style>
  <w:style w:type="character" w:styleId="958" w:customStyle="1">
    <w:name w:val="01-正文首行 Char"/>
    <w:link w:val="876"/>
    <w:uiPriority w:val="0"/>
    <w:qFormat/>
    <w:pPr>
      <w:pBdr/>
      <w:spacing/>
      <w:ind/>
    </w:pPr>
    <w:rPr>
      <w:rFonts w:ascii="Times New Roman" w:hAnsi="Times New Roman" w:eastAsia="宋体" w:cs="宋体"/>
      <w:sz w:val="24"/>
      <w:szCs w:val="20"/>
    </w:rPr>
  </w:style>
  <w:style w:type="paragraph" w:styleId="959" w:customStyle="1">
    <w:name w:val="01-居中"/>
    <w:basedOn w:val="817"/>
    <w:link w:val="961"/>
    <w:uiPriority w:val="0"/>
    <w:qFormat/>
    <w:pPr>
      <w:pBdr/>
      <w:spacing/>
      <w:ind/>
      <w:jc w:val="center"/>
    </w:pPr>
  </w:style>
  <w:style w:type="paragraph" w:styleId="960" w:customStyle="1">
    <w:name w:val="01-图标题"/>
    <w:basedOn w:val="959"/>
    <w:link w:val="962"/>
    <w:uiPriority w:val="0"/>
    <w:qFormat/>
    <w:pPr>
      <w:numPr>
        <w:ilvl w:val="0"/>
        <w:numId w:val="25"/>
      </w:numPr>
      <w:pBdr/>
      <w:spacing/>
      <w:ind/>
    </w:pPr>
    <w:rPr>
      <w:b/>
    </w:rPr>
  </w:style>
  <w:style w:type="character" w:styleId="961" w:customStyle="1">
    <w:name w:val="01-居中 Char"/>
    <w:basedOn w:val="827"/>
    <w:link w:val="959"/>
    <w:uiPriority w:val="0"/>
    <w:qFormat/>
    <w:pPr>
      <w:pBdr/>
      <w:spacing/>
      <w:ind/>
    </w:pPr>
    <w:rPr>
      <w:rFonts w:ascii="Times New Roman" w:hAnsi="Times New Roman" w:eastAsia="宋体" w:cs="Times New Roman"/>
      <w:sz w:val="24"/>
      <w:szCs w:val="24"/>
    </w:rPr>
  </w:style>
  <w:style w:type="character" w:styleId="962" w:customStyle="1">
    <w:name w:val="01-图标题 Char"/>
    <w:basedOn w:val="961"/>
    <w:link w:val="960"/>
    <w:uiPriority w:val="0"/>
    <w:qFormat/>
    <w:pPr>
      <w:pBdr/>
      <w:spacing/>
      <w:ind/>
    </w:pPr>
    <w:rPr>
      <w:rFonts w:ascii="Times New Roman" w:hAnsi="Times New Roman" w:eastAsia="宋体" w:cs="Times New Roman"/>
      <w:b/>
      <w:sz w:val="24"/>
      <w:szCs w:val="24"/>
    </w:rPr>
  </w:style>
  <w:style w:type="character" w:styleId="963" w:customStyle="1">
    <w:name w:val="01-标题4 Char"/>
    <w:basedOn w:val="827"/>
    <w:link w:val="872"/>
    <w:uiPriority w:val="0"/>
    <w:qFormat/>
    <w:pPr>
      <w:pBdr/>
      <w:spacing/>
      <w:ind/>
    </w:pPr>
    <w:rPr>
      <w:rFonts w:ascii="Times New Roman" w:hAnsi="Times New Roman" w:eastAsia="黑体" w:cs="Times New Roman"/>
      <w:sz w:val="24"/>
      <w:szCs w:val="24"/>
    </w:rPr>
  </w:style>
  <w:style w:type="paragraph" w:styleId="964" w:customStyle="1">
    <w:name w:val="01-表格编号"/>
    <w:basedOn w:val="878"/>
    <w:link w:val="968"/>
    <w:uiPriority w:val="0"/>
    <w:qFormat/>
    <w:pPr>
      <w:numPr>
        <w:ilvl w:val="0"/>
        <w:numId w:val="26"/>
      </w:numPr>
      <w:pBdr/>
      <w:spacing/>
      <w:ind/>
      <w:jc w:val="center"/>
    </w:pPr>
  </w:style>
  <w:style w:type="character" w:styleId="965" w:customStyle="1">
    <w:name w:val="01-标题1 Char"/>
    <w:basedOn w:val="827"/>
    <w:link w:val="869"/>
    <w:uiPriority w:val="0"/>
    <w:qFormat/>
    <w:pPr>
      <w:pBdr/>
      <w:spacing/>
      <w:ind/>
    </w:pPr>
    <w:rPr>
      <w:rFonts w:ascii="Times New Roman" w:hAnsi="Times New Roman" w:eastAsia="黑体" w:cs="Times New Roman"/>
      <w:sz w:val="24"/>
      <w:szCs w:val="24"/>
    </w:rPr>
  </w:style>
  <w:style w:type="character" w:styleId="966" w:customStyle="1">
    <w:name w:val="01-标题5 Char"/>
    <w:basedOn w:val="965"/>
    <w:link w:val="874"/>
    <w:uiPriority w:val="0"/>
    <w:qFormat/>
    <w:pPr>
      <w:pBdr/>
      <w:spacing/>
      <w:ind/>
    </w:pPr>
    <w:rPr>
      <w:rFonts w:ascii="黑体" w:hAnsi="黑体" w:eastAsia="黑体" w:cs="Times New Roman"/>
      <w:bCs/>
      <w:sz w:val="24"/>
      <w:szCs w:val="28"/>
    </w:rPr>
  </w:style>
  <w:style w:type="paragraph" w:styleId="967" w:customStyle="1">
    <w:name w:val="01-表格内容"/>
    <w:basedOn w:val="817"/>
    <w:link w:val="969"/>
    <w:uiPriority w:val="0"/>
    <w:qFormat/>
    <w:pPr>
      <w:pBdr/>
      <w:spacing/>
      <w:ind/>
      <w:jc w:val="center"/>
    </w:pPr>
    <w:rPr>
      <w:sz w:val="21"/>
      <w:szCs w:val="21"/>
    </w:rPr>
  </w:style>
  <w:style w:type="character" w:styleId="968" w:customStyle="1">
    <w:name w:val="01-表格编号 Char"/>
    <w:basedOn w:val="930"/>
    <w:link w:val="964"/>
    <w:uiPriority w:val="0"/>
    <w:pPr>
      <w:pBdr/>
      <w:spacing/>
      <w:ind/>
    </w:pPr>
    <w:rPr>
      <w:rFonts w:ascii="Times New Roman" w:hAnsi="Times New Roman" w:eastAsia="宋体" w:cs="Times New Roman"/>
      <w:szCs w:val="24"/>
    </w:rPr>
  </w:style>
  <w:style w:type="character" w:styleId="969" w:customStyle="1">
    <w:name w:val="01-表格内容 Char"/>
    <w:basedOn w:val="827"/>
    <w:link w:val="967"/>
    <w:uiPriority w:val="0"/>
    <w:pPr>
      <w:pBdr/>
      <w:spacing/>
      <w:ind/>
    </w:pPr>
    <w:rPr>
      <w:rFonts w:ascii="Times New Roman" w:hAnsi="Times New Roman" w:eastAsia="宋体" w:cs="Times New Roman"/>
      <w:szCs w:val="21"/>
    </w:rPr>
  </w:style>
  <w:style w:type="character" w:styleId="970" w:customStyle="1">
    <w:name w:val="01-编号数字 Char"/>
    <w:basedOn w:val="966"/>
    <w:link w:val="875"/>
    <w:uiPriority w:val="0"/>
    <w:pPr>
      <w:pBdr/>
      <w:spacing/>
      <w:ind/>
    </w:pPr>
    <w:rPr>
      <w:rFonts w:ascii="Times New Roman" w:hAnsi="Times New Roman" w:cs="宋体" w:eastAsiaTheme="majorEastAsia"/>
      <w:sz w:val="24"/>
      <w:szCs w:val="20"/>
    </w:rPr>
  </w:style>
  <w:style w:type="character" w:styleId="971" w:customStyle="1">
    <w:name w:val="01-编号字母 Char"/>
    <w:basedOn w:val="827"/>
    <w:link w:val="877"/>
    <w:uiPriority w:val="0"/>
    <w:qFormat/>
    <w:pPr>
      <w:pBdr/>
      <w:spacing/>
      <w:ind/>
    </w:pPr>
    <w:rPr>
      <w:rFonts w:ascii="Times New Roman" w:hAnsi="Times New Roman" w:eastAsia="宋体" w:cs="Times New Roman"/>
      <w:sz w:val="24"/>
      <w:szCs w:val="24"/>
    </w:rPr>
  </w:style>
  <w:style w:type="paragraph" w:styleId="972" w:customStyle="1">
    <w:name w:val="TOC Heading"/>
    <w:basedOn w:val="818"/>
    <w:next w:val="817"/>
    <w:uiPriority w:val="39"/>
    <w:semiHidden/>
    <w:unhideWhenUsed/>
    <w:qFormat/>
    <w:pPr>
      <w:widowControl w:val="true"/>
      <w:pBdr/>
      <w:spacing w:after="0" w:before="480" w:line="276" w:lineRule="auto"/>
      <w:ind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image" Target="media/image1.wmf"/><Relationship Id="rId13" Type="http://schemas.openxmlformats.org/officeDocument/2006/relationships/oleObject" Target="embeddings/oleObject1.bin"/><Relationship Id="rId14" Type="http://schemas.openxmlformats.org/officeDocument/2006/relationships/image" Target="media/image2.wmf"/><Relationship Id="rId15" Type="http://schemas.openxmlformats.org/officeDocument/2006/relationships/oleObject" Target="embeddings/oleObject2.bin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media3.svg"/><Relationship Id="rId20" Type="http://schemas.openxmlformats.org/officeDocument/2006/relationships/image" Target="media/image6.png"/><Relationship Id="rId21" Type="http://schemas.openxmlformats.org/officeDocument/2006/relationships/image" Target="media/media4.sv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media5.svg"/><Relationship Id="rId25" Type="http://schemas.openxmlformats.org/officeDocument/2006/relationships/image" Target="media/image9.png"/><Relationship Id="rId26" Type="http://schemas.openxmlformats.org/officeDocument/2006/relationships/image" Target="media/media6.sv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5A4CB-DF17-4A97-AA40-765CD81B4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Company>P R C</Company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222</cp:lastModifiedBy>
  <cp:revision>22</cp:revision>
  <dcterms:created xsi:type="dcterms:W3CDTF">2021-02-26T08:31:00Z</dcterms:created>
  <dcterms:modified xsi:type="dcterms:W3CDTF">2026-02-03T15:43:26Z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eyJoZGlkIjoiZDI0NGJhN2UwY2MyZmJjZjY3NDkzYjg4NDUwZTk3NWUiLCJ1c2VySWQiOiIyNjg5NTk5ODEifQ==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E0DB78FC367C401F9ACA9A83D56B12F6_12</vt:lpwstr>
  </property>
</Properties>
</file>